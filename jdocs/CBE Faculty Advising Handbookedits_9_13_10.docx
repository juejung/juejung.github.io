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C49" w:rsidRPr="006D006D" w:rsidRDefault="002C0C49" w:rsidP="00740AB6">
      <w:pPr>
        <w:jc w:val="center"/>
        <w:rPr>
          <w:caps/>
          <w:sz w:val="44"/>
          <w:szCs w:val="44"/>
        </w:rPr>
      </w:pPr>
      <w:r w:rsidRPr="006D006D">
        <w:rPr>
          <w:caps/>
          <w:sz w:val="44"/>
          <w:szCs w:val="44"/>
        </w:rPr>
        <w:t>CBE Faculty Advising Handbook</w:t>
      </w:r>
    </w:p>
    <w:p w:rsidR="002C0C49" w:rsidRPr="006D006D" w:rsidRDefault="002C0C49" w:rsidP="00740AB6">
      <w:pPr>
        <w:jc w:val="center"/>
        <w:rPr>
          <w:caps/>
          <w:sz w:val="44"/>
          <w:szCs w:val="44"/>
        </w:rPr>
      </w:pPr>
      <w:r w:rsidRPr="006D006D">
        <w:rPr>
          <w:caps/>
          <w:sz w:val="44"/>
          <w:szCs w:val="44"/>
        </w:rPr>
        <w:t>2010-11</w:t>
      </w:r>
    </w:p>
    <w:p w:rsidR="002C0C49" w:rsidRPr="006D006D" w:rsidRDefault="002C0C49" w:rsidP="00740AB6">
      <w:pPr>
        <w:jc w:val="center"/>
        <w:rPr>
          <w:sz w:val="44"/>
          <w:szCs w:val="44"/>
        </w:rPr>
      </w:pPr>
    </w:p>
    <w:p w:rsidR="002C0C49" w:rsidRPr="006D006D" w:rsidRDefault="002C0C49" w:rsidP="00740AB6">
      <w:pPr>
        <w:jc w:val="center"/>
        <w:rPr>
          <w:sz w:val="44"/>
          <w:szCs w:val="44"/>
        </w:rPr>
      </w:pPr>
    </w:p>
    <w:p w:rsidR="002C0C49" w:rsidRPr="00FB1623" w:rsidRDefault="002C0C49" w:rsidP="00740AB6">
      <w:pPr>
        <w:jc w:val="center"/>
      </w:pPr>
    </w:p>
    <w:p w:rsidR="002C0C49" w:rsidRPr="00FB1623" w:rsidRDefault="002C0C49" w:rsidP="00740AB6">
      <w:pPr>
        <w:jc w:val="center"/>
      </w:pPr>
    </w:p>
    <w:p w:rsidR="002C0C49" w:rsidRPr="00FB1623" w:rsidRDefault="002C0C49" w:rsidP="00740AB6">
      <w:pPr>
        <w:jc w:val="center"/>
      </w:pPr>
    </w:p>
    <w:p w:rsidR="002C0C49" w:rsidRPr="00FB1623" w:rsidRDefault="00FB1623" w:rsidP="00740AB6">
      <w:pPr>
        <w:jc w:val="center"/>
      </w:pPr>
      <w:r>
        <w:rPr>
          <w:noProof/>
        </w:rPr>
        <w:drawing>
          <wp:anchor distT="0" distB="0" distL="114300" distR="114300" simplePos="0" relativeHeight="251648000" behindDoc="1" locked="0" layoutInCell="1" allowOverlap="1">
            <wp:simplePos x="0" y="0"/>
            <wp:positionH relativeFrom="margin">
              <wp:posOffset>815340</wp:posOffset>
            </wp:positionH>
            <wp:positionV relativeFrom="margin">
              <wp:posOffset>1297305</wp:posOffset>
            </wp:positionV>
            <wp:extent cx="5676900" cy="3781425"/>
            <wp:effectExtent l="19050" t="0" r="0" b="0"/>
            <wp:wrapThrough wrapText="bothSides">
              <wp:wrapPolygon edited="0">
                <wp:start x="-72" y="0"/>
                <wp:lineTo x="-72" y="21546"/>
                <wp:lineTo x="21600" y="21546"/>
                <wp:lineTo x="21600" y="0"/>
                <wp:lineTo x="-72" y="0"/>
              </wp:wrapPolygon>
            </wp:wrapThrough>
            <wp:docPr id="10" name="Picture 2" descr="MP900399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900399886[1]"/>
                    <pic:cNvPicPr>
                      <a:picLocks noChangeAspect="1" noChangeArrowheads="1"/>
                    </pic:cNvPicPr>
                  </pic:nvPicPr>
                  <pic:blipFill>
                    <a:blip r:embed="rId8" cstate="print"/>
                    <a:srcRect/>
                    <a:stretch>
                      <a:fillRect/>
                    </a:stretch>
                  </pic:blipFill>
                  <pic:spPr bwMode="auto">
                    <a:xfrm>
                      <a:off x="0" y="0"/>
                      <a:ext cx="5676900" cy="3781425"/>
                    </a:xfrm>
                    <a:prstGeom prst="rect">
                      <a:avLst/>
                    </a:prstGeom>
                    <a:noFill/>
                    <a:ln w="9525">
                      <a:noFill/>
                      <a:miter lim="800000"/>
                      <a:headEnd/>
                      <a:tailEnd/>
                    </a:ln>
                  </pic:spPr>
                </pic:pic>
              </a:graphicData>
            </a:graphic>
          </wp:anchor>
        </w:drawing>
      </w:r>
    </w:p>
    <w:p w:rsidR="002C0C49" w:rsidRPr="00FB1623" w:rsidRDefault="002C0C49" w:rsidP="00740AB6">
      <w:pPr>
        <w:jc w:val="center"/>
      </w:pPr>
    </w:p>
    <w:p w:rsidR="002C0C49" w:rsidRPr="00FB1623" w:rsidRDefault="002C0C49" w:rsidP="00740AB6">
      <w:pPr>
        <w:jc w:val="center"/>
      </w:pPr>
    </w:p>
    <w:p w:rsidR="002C0C49" w:rsidRPr="00FB1623" w:rsidRDefault="002C0C49" w:rsidP="00740AB6">
      <w:pPr>
        <w:jc w:val="center"/>
      </w:pPr>
    </w:p>
    <w:p w:rsidR="002C0C49" w:rsidRPr="00FB1623" w:rsidRDefault="002C0C49" w:rsidP="00740AB6">
      <w:pPr>
        <w:jc w:val="center"/>
      </w:pPr>
    </w:p>
    <w:p w:rsidR="002C0C49" w:rsidRPr="00FB1623" w:rsidRDefault="002C0C49" w:rsidP="00740AB6">
      <w:pPr>
        <w:jc w:val="center"/>
      </w:pPr>
    </w:p>
    <w:p w:rsidR="002C0C49" w:rsidRPr="00FB1623" w:rsidRDefault="002C0C49" w:rsidP="00740AB6">
      <w:pPr>
        <w:jc w:val="center"/>
      </w:pPr>
    </w:p>
    <w:p w:rsidR="002C0C49" w:rsidRPr="00FB1623" w:rsidRDefault="002C0C49" w:rsidP="00740AB6">
      <w:pPr>
        <w:jc w:val="center"/>
      </w:pPr>
    </w:p>
    <w:p w:rsidR="002C0C49" w:rsidRPr="00FB1623" w:rsidRDefault="002C0C49" w:rsidP="00740AB6">
      <w:pPr>
        <w:jc w:val="center"/>
      </w:pPr>
    </w:p>
    <w:p w:rsidR="002C0C49" w:rsidRPr="00FB1623" w:rsidRDefault="002C0C49" w:rsidP="00740AB6">
      <w:pPr>
        <w:jc w:val="center"/>
      </w:pPr>
    </w:p>
    <w:p w:rsidR="00207794" w:rsidRPr="00FB1623" w:rsidRDefault="00207794" w:rsidP="00910096">
      <w:pPr>
        <w:jc w:val="center"/>
        <w:rPr>
          <w:ins w:id="0" w:author="cbeuser" w:date="2010-09-02T11:53:00Z"/>
        </w:rP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FB1623" w:rsidRDefault="00FB1623"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6D006D" w:rsidRDefault="006D006D" w:rsidP="00910096">
      <w:pPr>
        <w:jc w:val="center"/>
      </w:pPr>
    </w:p>
    <w:p w:rsidR="00AF222E" w:rsidRPr="00FB1623" w:rsidRDefault="002C0C49" w:rsidP="00910096">
      <w:pPr>
        <w:jc w:val="center"/>
        <w:rPr>
          <w:noProof/>
        </w:rPr>
      </w:pPr>
      <w:r w:rsidRPr="00FB1623">
        <w:t>Revised August 2010 by CBE Dean’s Office</w:t>
      </w:r>
    </w:p>
    <w:p w:rsidR="002C0C49" w:rsidRPr="00FB1623" w:rsidRDefault="002C0C49">
      <w:pPr>
        <w:pStyle w:val="TOCHeading"/>
        <w:rPr>
          <w:rFonts w:ascii="Times New Roman" w:hAnsi="Times New Roman"/>
          <w:caps/>
          <w:color w:val="auto"/>
          <w:sz w:val="24"/>
          <w:szCs w:val="24"/>
        </w:rPr>
      </w:pPr>
      <w:r w:rsidRPr="00FB1623">
        <w:rPr>
          <w:rFonts w:ascii="Times New Roman" w:hAnsi="Times New Roman"/>
          <w:caps/>
          <w:color w:val="auto"/>
          <w:sz w:val="24"/>
          <w:szCs w:val="24"/>
        </w:rPr>
        <w:lastRenderedPageBreak/>
        <w:t>Contents</w:t>
      </w:r>
    </w:p>
    <w:p w:rsidR="005176FF" w:rsidRDefault="00B0536E">
      <w:pPr>
        <w:pStyle w:val="TOC1"/>
        <w:tabs>
          <w:tab w:val="right" w:leader="dot" w:pos="10790"/>
        </w:tabs>
        <w:rPr>
          <w:rFonts w:asciiTheme="minorHAnsi" w:eastAsiaTheme="minorEastAsia" w:hAnsiTheme="minorHAnsi" w:cstheme="minorBidi"/>
          <w:noProof/>
          <w:sz w:val="22"/>
          <w:szCs w:val="22"/>
        </w:rPr>
      </w:pPr>
      <w:r w:rsidRPr="00FB1623">
        <w:fldChar w:fldCharType="begin"/>
      </w:r>
      <w:r w:rsidR="002C0C49" w:rsidRPr="00FB1623">
        <w:instrText xml:space="preserve"> TOC \o "1-3" \h \z \u </w:instrText>
      </w:r>
      <w:r w:rsidRPr="00FB1623">
        <w:fldChar w:fldCharType="separate"/>
      </w:r>
      <w:hyperlink w:anchor="_Toc272398334" w:history="1">
        <w:r w:rsidR="005176FF" w:rsidRPr="00EA5599">
          <w:rPr>
            <w:rStyle w:val="Hyperlink"/>
            <w:caps/>
            <w:noProof/>
          </w:rPr>
          <w:t>Faculty AND STUDENT RESPONSIBILITIES in ADVISING</w:t>
        </w:r>
        <w:r w:rsidR="005176FF">
          <w:rPr>
            <w:noProof/>
            <w:webHidden/>
          </w:rPr>
          <w:tab/>
        </w:r>
        <w:r>
          <w:rPr>
            <w:noProof/>
            <w:webHidden/>
          </w:rPr>
          <w:fldChar w:fldCharType="begin"/>
        </w:r>
        <w:r w:rsidR="005176FF">
          <w:rPr>
            <w:noProof/>
            <w:webHidden/>
          </w:rPr>
          <w:instrText xml:space="preserve"> PAGEREF _Toc272398334 \h </w:instrText>
        </w:r>
        <w:r>
          <w:rPr>
            <w:noProof/>
            <w:webHidden/>
          </w:rPr>
        </w:r>
        <w:r>
          <w:rPr>
            <w:noProof/>
            <w:webHidden/>
          </w:rPr>
          <w:fldChar w:fldCharType="separate"/>
        </w:r>
        <w:r w:rsidR="005176FF">
          <w:rPr>
            <w:noProof/>
            <w:webHidden/>
          </w:rPr>
          <w:t>5</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35" w:history="1">
        <w:r w:rsidR="005176FF" w:rsidRPr="00EA5599">
          <w:rPr>
            <w:rStyle w:val="Hyperlink"/>
            <w:caps/>
            <w:noProof/>
          </w:rPr>
          <w:t>Advising Students Throughout their career</w:t>
        </w:r>
        <w:r w:rsidR="005176FF">
          <w:rPr>
            <w:noProof/>
            <w:webHidden/>
          </w:rPr>
          <w:tab/>
        </w:r>
        <w:r>
          <w:rPr>
            <w:noProof/>
            <w:webHidden/>
          </w:rPr>
          <w:fldChar w:fldCharType="begin"/>
        </w:r>
        <w:r w:rsidR="005176FF">
          <w:rPr>
            <w:noProof/>
            <w:webHidden/>
          </w:rPr>
          <w:instrText xml:space="preserve"> PAGEREF _Toc272398335 \h </w:instrText>
        </w:r>
        <w:r>
          <w:rPr>
            <w:noProof/>
            <w:webHidden/>
          </w:rPr>
        </w:r>
        <w:r>
          <w:rPr>
            <w:noProof/>
            <w:webHidden/>
          </w:rPr>
          <w:fldChar w:fldCharType="separate"/>
        </w:r>
        <w:r w:rsidR="005176FF">
          <w:rPr>
            <w:noProof/>
            <w:webHidden/>
          </w:rPr>
          <w:t>7</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36" w:history="1">
        <w:r w:rsidR="005176FF" w:rsidRPr="00EA5599">
          <w:rPr>
            <w:rStyle w:val="Hyperlink"/>
            <w:noProof/>
          </w:rPr>
          <w:t>FRESHMAN YEAR (Freshmen at Towson have a special First Year Experience Advisor - FYE)</w:t>
        </w:r>
        <w:r w:rsidR="005176FF">
          <w:rPr>
            <w:noProof/>
            <w:webHidden/>
          </w:rPr>
          <w:tab/>
        </w:r>
        <w:r>
          <w:rPr>
            <w:noProof/>
            <w:webHidden/>
          </w:rPr>
          <w:fldChar w:fldCharType="begin"/>
        </w:r>
        <w:r w:rsidR="005176FF">
          <w:rPr>
            <w:noProof/>
            <w:webHidden/>
          </w:rPr>
          <w:instrText xml:space="preserve"> PAGEREF _Toc272398336 \h </w:instrText>
        </w:r>
        <w:r>
          <w:rPr>
            <w:noProof/>
            <w:webHidden/>
          </w:rPr>
        </w:r>
        <w:r>
          <w:rPr>
            <w:noProof/>
            <w:webHidden/>
          </w:rPr>
          <w:fldChar w:fldCharType="separate"/>
        </w:r>
        <w:r w:rsidR="005176FF">
          <w:rPr>
            <w:noProof/>
            <w:webHidden/>
          </w:rPr>
          <w:t>7</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37" w:history="1">
        <w:r w:rsidR="005176FF" w:rsidRPr="00EA5599">
          <w:rPr>
            <w:rStyle w:val="Hyperlink"/>
            <w:noProof/>
          </w:rPr>
          <w:t>SOPHOMORE YEAR</w:t>
        </w:r>
        <w:r w:rsidR="005176FF">
          <w:rPr>
            <w:noProof/>
            <w:webHidden/>
          </w:rPr>
          <w:tab/>
        </w:r>
        <w:r>
          <w:rPr>
            <w:noProof/>
            <w:webHidden/>
          </w:rPr>
          <w:fldChar w:fldCharType="begin"/>
        </w:r>
        <w:r w:rsidR="005176FF">
          <w:rPr>
            <w:noProof/>
            <w:webHidden/>
          </w:rPr>
          <w:instrText xml:space="preserve"> PAGEREF _Toc272398337 \h </w:instrText>
        </w:r>
        <w:r>
          <w:rPr>
            <w:noProof/>
            <w:webHidden/>
          </w:rPr>
        </w:r>
        <w:r>
          <w:rPr>
            <w:noProof/>
            <w:webHidden/>
          </w:rPr>
          <w:fldChar w:fldCharType="separate"/>
        </w:r>
        <w:r w:rsidR="005176FF">
          <w:rPr>
            <w:noProof/>
            <w:webHidden/>
          </w:rPr>
          <w:t>8</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38" w:history="1">
        <w:r w:rsidR="005176FF" w:rsidRPr="00EA5599">
          <w:rPr>
            <w:rStyle w:val="Hyperlink"/>
            <w:noProof/>
          </w:rPr>
          <w:t>JUNIOR YEAR</w:t>
        </w:r>
        <w:r w:rsidR="005176FF">
          <w:rPr>
            <w:noProof/>
            <w:webHidden/>
          </w:rPr>
          <w:tab/>
        </w:r>
        <w:r>
          <w:rPr>
            <w:noProof/>
            <w:webHidden/>
          </w:rPr>
          <w:fldChar w:fldCharType="begin"/>
        </w:r>
        <w:r w:rsidR="005176FF">
          <w:rPr>
            <w:noProof/>
            <w:webHidden/>
          </w:rPr>
          <w:instrText xml:space="preserve"> PAGEREF _Toc272398338 \h </w:instrText>
        </w:r>
        <w:r>
          <w:rPr>
            <w:noProof/>
            <w:webHidden/>
          </w:rPr>
        </w:r>
        <w:r>
          <w:rPr>
            <w:noProof/>
            <w:webHidden/>
          </w:rPr>
          <w:fldChar w:fldCharType="separate"/>
        </w:r>
        <w:r w:rsidR="005176FF">
          <w:rPr>
            <w:noProof/>
            <w:webHidden/>
          </w:rPr>
          <w:t>9</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39" w:history="1">
        <w:r w:rsidR="005176FF" w:rsidRPr="00EA5599">
          <w:rPr>
            <w:rStyle w:val="Hyperlink"/>
            <w:noProof/>
          </w:rPr>
          <w:t>SENIOR YEAR</w:t>
        </w:r>
        <w:r w:rsidR="005176FF">
          <w:rPr>
            <w:noProof/>
            <w:webHidden/>
          </w:rPr>
          <w:tab/>
        </w:r>
        <w:r>
          <w:rPr>
            <w:noProof/>
            <w:webHidden/>
          </w:rPr>
          <w:fldChar w:fldCharType="begin"/>
        </w:r>
        <w:r w:rsidR="005176FF">
          <w:rPr>
            <w:noProof/>
            <w:webHidden/>
          </w:rPr>
          <w:instrText xml:space="preserve"> PAGEREF _Toc272398339 \h </w:instrText>
        </w:r>
        <w:r>
          <w:rPr>
            <w:noProof/>
            <w:webHidden/>
          </w:rPr>
        </w:r>
        <w:r>
          <w:rPr>
            <w:noProof/>
            <w:webHidden/>
          </w:rPr>
          <w:fldChar w:fldCharType="separate"/>
        </w:r>
        <w:r w:rsidR="005176FF">
          <w:rPr>
            <w:noProof/>
            <w:webHidden/>
          </w:rPr>
          <w:t>10</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40" w:history="1">
        <w:r w:rsidR="005176FF" w:rsidRPr="00EA5599">
          <w:rPr>
            <w:rStyle w:val="Hyperlink"/>
            <w:noProof/>
          </w:rPr>
          <w:t>THE ADVISING PROCESS</w:t>
        </w:r>
        <w:r w:rsidR="005176FF">
          <w:rPr>
            <w:noProof/>
            <w:webHidden/>
          </w:rPr>
          <w:tab/>
        </w:r>
        <w:r>
          <w:rPr>
            <w:noProof/>
            <w:webHidden/>
          </w:rPr>
          <w:fldChar w:fldCharType="begin"/>
        </w:r>
        <w:r w:rsidR="005176FF">
          <w:rPr>
            <w:noProof/>
            <w:webHidden/>
          </w:rPr>
          <w:instrText xml:space="preserve"> PAGEREF _Toc272398340 \h </w:instrText>
        </w:r>
        <w:r>
          <w:rPr>
            <w:noProof/>
            <w:webHidden/>
          </w:rPr>
        </w:r>
        <w:r>
          <w:rPr>
            <w:noProof/>
            <w:webHidden/>
          </w:rPr>
          <w:fldChar w:fldCharType="separate"/>
        </w:r>
        <w:r w:rsidR="005176FF">
          <w:rPr>
            <w:noProof/>
            <w:webHidden/>
          </w:rPr>
          <w:t>11</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41" w:history="1">
        <w:r w:rsidR="005176FF" w:rsidRPr="00EA5599">
          <w:rPr>
            <w:rStyle w:val="Hyperlink"/>
            <w:caps/>
            <w:noProof/>
          </w:rPr>
          <w:t>Scheduling Process</w:t>
        </w:r>
        <w:r w:rsidR="005176FF">
          <w:rPr>
            <w:noProof/>
            <w:webHidden/>
          </w:rPr>
          <w:tab/>
        </w:r>
        <w:r>
          <w:rPr>
            <w:noProof/>
            <w:webHidden/>
          </w:rPr>
          <w:fldChar w:fldCharType="begin"/>
        </w:r>
        <w:r w:rsidR="005176FF">
          <w:rPr>
            <w:noProof/>
            <w:webHidden/>
          </w:rPr>
          <w:instrText xml:space="preserve"> PAGEREF _Toc272398341 \h </w:instrText>
        </w:r>
        <w:r>
          <w:rPr>
            <w:noProof/>
            <w:webHidden/>
          </w:rPr>
        </w:r>
        <w:r>
          <w:rPr>
            <w:noProof/>
            <w:webHidden/>
          </w:rPr>
          <w:fldChar w:fldCharType="separate"/>
        </w:r>
        <w:r w:rsidR="005176FF">
          <w:rPr>
            <w:noProof/>
            <w:webHidden/>
          </w:rPr>
          <w:t>13</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42" w:history="1">
        <w:r w:rsidR="005176FF" w:rsidRPr="00EA5599">
          <w:rPr>
            <w:rStyle w:val="Hyperlink"/>
            <w:caps/>
            <w:noProof/>
          </w:rPr>
          <w:t>ADVISING THE PBUA or PEBU Student ON COURSE SELECTION GIVEN the STATUS OF THEIR APPLICATION TO THE MAJOR</w:t>
        </w:r>
        <w:r w:rsidR="005176FF">
          <w:rPr>
            <w:noProof/>
            <w:webHidden/>
          </w:rPr>
          <w:tab/>
        </w:r>
        <w:r>
          <w:rPr>
            <w:noProof/>
            <w:webHidden/>
          </w:rPr>
          <w:fldChar w:fldCharType="begin"/>
        </w:r>
        <w:r w:rsidR="005176FF">
          <w:rPr>
            <w:noProof/>
            <w:webHidden/>
          </w:rPr>
          <w:instrText xml:space="preserve"> PAGEREF _Toc272398342 \h </w:instrText>
        </w:r>
        <w:r>
          <w:rPr>
            <w:noProof/>
            <w:webHidden/>
          </w:rPr>
        </w:r>
        <w:r>
          <w:rPr>
            <w:noProof/>
            <w:webHidden/>
          </w:rPr>
          <w:fldChar w:fldCharType="separate"/>
        </w:r>
        <w:r w:rsidR="005176FF">
          <w:rPr>
            <w:noProof/>
            <w:webHidden/>
          </w:rPr>
          <w:t>14</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43" w:history="1">
        <w:r w:rsidR="005176FF" w:rsidRPr="00EA5599">
          <w:rPr>
            <w:rStyle w:val="Hyperlink"/>
            <w:noProof/>
          </w:rPr>
          <w:t>COURSE PREREQUISITES</w:t>
        </w:r>
        <w:r w:rsidR="005176FF">
          <w:rPr>
            <w:noProof/>
            <w:webHidden/>
          </w:rPr>
          <w:tab/>
        </w:r>
        <w:r>
          <w:rPr>
            <w:noProof/>
            <w:webHidden/>
          </w:rPr>
          <w:fldChar w:fldCharType="begin"/>
        </w:r>
        <w:r w:rsidR="005176FF">
          <w:rPr>
            <w:noProof/>
            <w:webHidden/>
          </w:rPr>
          <w:instrText xml:space="preserve"> PAGEREF _Toc272398343 \h </w:instrText>
        </w:r>
        <w:r>
          <w:rPr>
            <w:noProof/>
            <w:webHidden/>
          </w:rPr>
        </w:r>
        <w:r>
          <w:rPr>
            <w:noProof/>
            <w:webHidden/>
          </w:rPr>
          <w:fldChar w:fldCharType="separate"/>
        </w:r>
        <w:r w:rsidR="005176FF">
          <w:rPr>
            <w:noProof/>
            <w:webHidden/>
          </w:rPr>
          <w:t>16</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44" w:history="1">
        <w:r w:rsidR="005176FF" w:rsidRPr="00EA5599">
          <w:rPr>
            <w:rStyle w:val="Hyperlink"/>
            <w:caps/>
            <w:noProof/>
          </w:rPr>
          <w:t>Guide to the Degree Progress Report</w:t>
        </w:r>
        <w:r w:rsidR="005176FF">
          <w:rPr>
            <w:noProof/>
            <w:webHidden/>
          </w:rPr>
          <w:tab/>
        </w:r>
        <w:r>
          <w:rPr>
            <w:noProof/>
            <w:webHidden/>
          </w:rPr>
          <w:fldChar w:fldCharType="begin"/>
        </w:r>
        <w:r w:rsidR="005176FF">
          <w:rPr>
            <w:noProof/>
            <w:webHidden/>
          </w:rPr>
          <w:instrText xml:space="preserve"> PAGEREF _Toc272398344 \h </w:instrText>
        </w:r>
        <w:r>
          <w:rPr>
            <w:noProof/>
            <w:webHidden/>
          </w:rPr>
        </w:r>
        <w:r>
          <w:rPr>
            <w:noProof/>
            <w:webHidden/>
          </w:rPr>
          <w:fldChar w:fldCharType="separate"/>
        </w:r>
        <w:r w:rsidR="005176FF">
          <w:rPr>
            <w:noProof/>
            <w:webHidden/>
          </w:rPr>
          <w:t>17</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45" w:history="1">
        <w:r w:rsidR="005176FF" w:rsidRPr="00EA5599">
          <w:rPr>
            <w:rStyle w:val="Hyperlink"/>
            <w:caps/>
            <w:noProof/>
          </w:rPr>
          <w:t>Advisor’s Quick Guide to Towson’s Online Services</w:t>
        </w:r>
        <w:r w:rsidR="005176FF">
          <w:rPr>
            <w:noProof/>
            <w:webHidden/>
          </w:rPr>
          <w:tab/>
        </w:r>
        <w:r>
          <w:rPr>
            <w:noProof/>
            <w:webHidden/>
          </w:rPr>
          <w:fldChar w:fldCharType="begin"/>
        </w:r>
        <w:r w:rsidR="005176FF">
          <w:rPr>
            <w:noProof/>
            <w:webHidden/>
          </w:rPr>
          <w:instrText xml:space="preserve"> PAGEREF _Toc272398345 \h </w:instrText>
        </w:r>
        <w:r>
          <w:rPr>
            <w:noProof/>
            <w:webHidden/>
          </w:rPr>
        </w:r>
        <w:r>
          <w:rPr>
            <w:noProof/>
            <w:webHidden/>
          </w:rPr>
          <w:fldChar w:fldCharType="separate"/>
        </w:r>
        <w:r w:rsidR="005176FF">
          <w:rPr>
            <w:noProof/>
            <w:webHidden/>
          </w:rPr>
          <w:t>22</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46" w:history="1">
        <w:r w:rsidR="005176FF" w:rsidRPr="00EA5599">
          <w:rPr>
            <w:rStyle w:val="Hyperlink"/>
            <w:caps/>
            <w:noProof/>
          </w:rPr>
          <w:t>whO IS RESPONSIBLE FOR WHAT IN ADVISING?</w:t>
        </w:r>
        <w:r w:rsidR="005176FF">
          <w:rPr>
            <w:noProof/>
            <w:webHidden/>
          </w:rPr>
          <w:tab/>
        </w:r>
        <w:r>
          <w:rPr>
            <w:noProof/>
            <w:webHidden/>
          </w:rPr>
          <w:fldChar w:fldCharType="begin"/>
        </w:r>
        <w:r w:rsidR="005176FF">
          <w:rPr>
            <w:noProof/>
            <w:webHidden/>
          </w:rPr>
          <w:instrText xml:space="preserve"> PAGEREF _Toc272398346 \h </w:instrText>
        </w:r>
        <w:r>
          <w:rPr>
            <w:noProof/>
            <w:webHidden/>
          </w:rPr>
        </w:r>
        <w:r>
          <w:rPr>
            <w:noProof/>
            <w:webHidden/>
          </w:rPr>
          <w:fldChar w:fldCharType="separate"/>
        </w:r>
        <w:r w:rsidR="005176FF">
          <w:rPr>
            <w:noProof/>
            <w:webHidden/>
          </w:rPr>
          <w:t>25</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47" w:history="1">
        <w:r w:rsidR="005176FF" w:rsidRPr="00EA5599">
          <w:rPr>
            <w:rStyle w:val="Hyperlink"/>
            <w:caps/>
            <w:noProof/>
          </w:rPr>
          <w:t>Admission to cbe screened majors</w:t>
        </w:r>
        <w:r w:rsidR="005176FF">
          <w:rPr>
            <w:noProof/>
            <w:webHidden/>
          </w:rPr>
          <w:tab/>
        </w:r>
        <w:r>
          <w:rPr>
            <w:noProof/>
            <w:webHidden/>
          </w:rPr>
          <w:fldChar w:fldCharType="begin"/>
        </w:r>
        <w:r w:rsidR="005176FF">
          <w:rPr>
            <w:noProof/>
            <w:webHidden/>
          </w:rPr>
          <w:instrText xml:space="preserve"> PAGEREF _Toc272398347 \h </w:instrText>
        </w:r>
        <w:r>
          <w:rPr>
            <w:noProof/>
            <w:webHidden/>
          </w:rPr>
        </w:r>
        <w:r>
          <w:rPr>
            <w:noProof/>
            <w:webHidden/>
          </w:rPr>
          <w:fldChar w:fldCharType="separate"/>
        </w:r>
        <w:r w:rsidR="005176FF">
          <w:rPr>
            <w:noProof/>
            <w:webHidden/>
          </w:rPr>
          <w:t>26</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48" w:history="1">
        <w:r w:rsidR="005176FF" w:rsidRPr="00EA5599">
          <w:rPr>
            <w:rStyle w:val="Hyperlink"/>
            <w:caps/>
            <w:noProof/>
          </w:rPr>
          <w:t>Accounting Major</w:t>
        </w:r>
        <w:r w:rsidR="005176FF">
          <w:rPr>
            <w:noProof/>
            <w:webHidden/>
          </w:rPr>
          <w:tab/>
        </w:r>
        <w:r>
          <w:rPr>
            <w:noProof/>
            <w:webHidden/>
          </w:rPr>
          <w:fldChar w:fldCharType="begin"/>
        </w:r>
        <w:r w:rsidR="005176FF">
          <w:rPr>
            <w:noProof/>
            <w:webHidden/>
          </w:rPr>
          <w:instrText xml:space="preserve"> PAGEREF _Toc272398348 \h </w:instrText>
        </w:r>
        <w:r>
          <w:rPr>
            <w:noProof/>
            <w:webHidden/>
          </w:rPr>
        </w:r>
        <w:r>
          <w:rPr>
            <w:noProof/>
            <w:webHidden/>
          </w:rPr>
          <w:fldChar w:fldCharType="separate"/>
        </w:r>
        <w:r w:rsidR="005176FF">
          <w:rPr>
            <w:noProof/>
            <w:webHidden/>
          </w:rPr>
          <w:t>26</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49" w:history="1">
        <w:r w:rsidR="005176FF" w:rsidRPr="00EA5599">
          <w:rPr>
            <w:rStyle w:val="Hyperlink"/>
            <w:noProof/>
          </w:rPr>
          <w:t>BUSINESS ADMINISTRATION AND E-BUSINESS MAJORS</w:t>
        </w:r>
        <w:r w:rsidR="005176FF">
          <w:rPr>
            <w:noProof/>
            <w:webHidden/>
          </w:rPr>
          <w:tab/>
        </w:r>
        <w:r>
          <w:rPr>
            <w:noProof/>
            <w:webHidden/>
          </w:rPr>
          <w:fldChar w:fldCharType="begin"/>
        </w:r>
        <w:r w:rsidR="005176FF">
          <w:rPr>
            <w:noProof/>
            <w:webHidden/>
          </w:rPr>
          <w:instrText xml:space="preserve"> PAGEREF _Toc272398349 \h </w:instrText>
        </w:r>
        <w:r>
          <w:rPr>
            <w:noProof/>
            <w:webHidden/>
          </w:rPr>
        </w:r>
        <w:r>
          <w:rPr>
            <w:noProof/>
            <w:webHidden/>
          </w:rPr>
          <w:fldChar w:fldCharType="separate"/>
        </w:r>
        <w:r w:rsidR="005176FF">
          <w:rPr>
            <w:noProof/>
            <w:webHidden/>
          </w:rPr>
          <w:t>27</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50" w:history="1">
        <w:r w:rsidR="005176FF" w:rsidRPr="00EA5599">
          <w:rPr>
            <w:rStyle w:val="Hyperlink"/>
            <w:caps/>
            <w:noProof/>
          </w:rPr>
          <w:t>Frequently Asked Advising</w:t>
        </w:r>
        <w:r w:rsidR="005176FF" w:rsidRPr="00EA5599">
          <w:rPr>
            <w:rStyle w:val="Hyperlink"/>
            <w:caps/>
            <w:noProof/>
            <w:kern w:val="2"/>
          </w:rPr>
          <w:t xml:space="preserve"> Questions in CBE</w:t>
        </w:r>
        <w:r w:rsidR="005176FF">
          <w:rPr>
            <w:noProof/>
            <w:webHidden/>
          </w:rPr>
          <w:tab/>
        </w:r>
        <w:r>
          <w:rPr>
            <w:noProof/>
            <w:webHidden/>
          </w:rPr>
          <w:fldChar w:fldCharType="begin"/>
        </w:r>
        <w:r w:rsidR="005176FF">
          <w:rPr>
            <w:noProof/>
            <w:webHidden/>
          </w:rPr>
          <w:instrText xml:space="preserve"> PAGEREF _Toc272398350 \h </w:instrText>
        </w:r>
        <w:r>
          <w:rPr>
            <w:noProof/>
            <w:webHidden/>
          </w:rPr>
        </w:r>
        <w:r>
          <w:rPr>
            <w:noProof/>
            <w:webHidden/>
          </w:rPr>
          <w:fldChar w:fldCharType="separate"/>
        </w:r>
        <w:r w:rsidR="005176FF">
          <w:rPr>
            <w:noProof/>
            <w:webHidden/>
          </w:rPr>
          <w:t>29</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51" w:history="1">
        <w:r w:rsidR="005176FF" w:rsidRPr="00EA5599">
          <w:rPr>
            <w:rStyle w:val="Hyperlink"/>
            <w:noProof/>
          </w:rPr>
          <w:t>CATALOG YEAR (a.k.a. Requirement term)</w:t>
        </w:r>
        <w:r w:rsidR="005176FF">
          <w:rPr>
            <w:noProof/>
            <w:webHidden/>
          </w:rPr>
          <w:tab/>
        </w:r>
        <w:r>
          <w:rPr>
            <w:noProof/>
            <w:webHidden/>
          </w:rPr>
          <w:fldChar w:fldCharType="begin"/>
        </w:r>
        <w:r w:rsidR="005176FF">
          <w:rPr>
            <w:noProof/>
            <w:webHidden/>
          </w:rPr>
          <w:instrText xml:space="preserve"> PAGEREF _Toc272398351 \h </w:instrText>
        </w:r>
        <w:r>
          <w:rPr>
            <w:noProof/>
            <w:webHidden/>
          </w:rPr>
        </w:r>
        <w:r>
          <w:rPr>
            <w:noProof/>
            <w:webHidden/>
          </w:rPr>
          <w:fldChar w:fldCharType="separate"/>
        </w:r>
        <w:r w:rsidR="005176FF">
          <w:rPr>
            <w:noProof/>
            <w:webHidden/>
          </w:rPr>
          <w:t>29</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52" w:history="1">
        <w:r w:rsidR="005176FF" w:rsidRPr="00EA5599">
          <w:rPr>
            <w:rStyle w:val="Hyperlink"/>
            <w:noProof/>
          </w:rPr>
          <w:t>TRANSFER</w:t>
        </w:r>
        <w:r w:rsidR="005176FF">
          <w:rPr>
            <w:noProof/>
            <w:webHidden/>
          </w:rPr>
          <w:tab/>
        </w:r>
        <w:r>
          <w:rPr>
            <w:noProof/>
            <w:webHidden/>
          </w:rPr>
          <w:fldChar w:fldCharType="begin"/>
        </w:r>
        <w:r w:rsidR="005176FF">
          <w:rPr>
            <w:noProof/>
            <w:webHidden/>
          </w:rPr>
          <w:instrText xml:space="preserve"> PAGEREF _Toc272398352 \h </w:instrText>
        </w:r>
        <w:r>
          <w:rPr>
            <w:noProof/>
            <w:webHidden/>
          </w:rPr>
        </w:r>
        <w:r>
          <w:rPr>
            <w:noProof/>
            <w:webHidden/>
          </w:rPr>
          <w:fldChar w:fldCharType="separate"/>
        </w:r>
        <w:r w:rsidR="005176FF">
          <w:rPr>
            <w:noProof/>
            <w:webHidden/>
          </w:rPr>
          <w:t>29</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53" w:history="1">
        <w:r w:rsidR="005176FF" w:rsidRPr="00EA5599">
          <w:rPr>
            <w:rStyle w:val="Hyperlink"/>
            <w:caps/>
            <w:noProof/>
          </w:rPr>
          <w:t>Petition for Acceptance of Transfer Credits for CBE Major/Minor</w:t>
        </w:r>
        <w:r w:rsidR="005176FF">
          <w:rPr>
            <w:noProof/>
            <w:webHidden/>
          </w:rPr>
          <w:tab/>
        </w:r>
        <w:r>
          <w:rPr>
            <w:noProof/>
            <w:webHidden/>
          </w:rPr>
          <w:fldChar w:fldCharType="begin"/>
        </w:r>
        <w:r w:rsidR="005176FF">
          <w:rPr>
            <w:noProof/>
            <w:webHidden/>
          </w:rPr>
          <w:instrText xml:space="preserve"> PAGEREF _Toc272398353 \h </w:instrText>
        </w:r>
        <w:r>
          <w:rPr>
            <w:noProof/>
            <w:webHidden/>
          </w:rPr>
        </w:r>
        <w:r>
          <w:rPr>
            <w:noProof/>
            <w:webHidden/>
          </w:rPr>
          <w:fldChar w:fldCharType="separate"/>
        </w:r>
        <w:r w:rsidR="005176FF">
          <w:rPr>
            <w:noProof/>
            <w:webHidden/>
          </w:rPr>
          <w:t>31</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54" w:history="1">
        <w:r w:rsidR="005176FF" w:rsidRPr="00EA5599">
          <w:rPr>
            <w:rStyle w:val="Hyperlink"/>
            <w:caps/>
            <w:noProof/>
          </w:rPr>
          <w:t>Petition to Transfer Credit</w:t>
        </w:r>
        <w:r w:rsidR="005176FF">
          <w:rPr>
            <w:noProof/>
            <w:webHidden/>
          </w:rPr>
          <w:tab/>
        </w:r>
        <w:r>
          <w:rPr>
            <w:noProof/>
            <w:webHidden/>
          </w:rPr>
          <w:fldChar w:fldCharType="begin"/>
        </w:r>
        <w:r w:rsidR="005176FF">
          <w:rPr>
            <w:noProof/>
            <w:webHidden/>
          </w:rPr>
          <w:instrText xml:space="preserve"> PAGEREF _Toc272398354 \h </w:instrText>
        </w:r>
        <w:r>
          <w:rPr>
            <w:noProof/>
            <w:webHidden/>
          </w:rPr>
        </w:r>
        <w:r>
          <w:rPr>
            <w:noProof/>
            <w:webHidden/>
          </w:rPr>
          <w:fldChar w:fldCharType="separate"/>
        </w:r>
        <w:r w:rsidR="005176FF">
          <w:rPr>
            <w:noProof/>
            <w:webHidden/>
          </w:rPr>
          <w:t>31</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55" w:history="1">
        <w:r w:rsidR="005176FF" w:rsidRPr="00EA5599">
          <w:rPr>
            <w:rStyle w:val="Hyperlink"/>
            <w:caps/>
            <w:noProof/>
          </w:rPr>
          <w:t>Petition for a Third Attempt of a Course form</w:t>
        </w:r>
        <w:r w:rsidR="005176FF">
          <w:rPr>
            <w:noProof/>
            <w:webHidden/>
          </w:rPr>
          <w:tab/>
        </w:r>
        <w:r>
          <w:rPr>
            <w:noProof/>
            <w:webHidden/>
          </w:rPr>
          <w:fldChar w:fldCharType="begin"/>
        </w:r>
        <w:r w:rsidR="005176FF">
          <w:rPr>
            <w:noProof/>
            <w:webHidden/>
          </w:rPr>
          <w:instrText xml:space="preserve"> PAGEREF _Toc272398355 \h </w:instrText>
        </w:r>
        <w:r>
          <w:rPr>
            <w:noProof/>
            <w:webHidden/>
          </w:rPr>
        </w:r>
        <w:r>
          <w:rPr>
            <w:noProof/>
            <w:webHidden/>
          </w:rPr>
          <w:fldChar w:fldCharType="separate"/>
        </w:r>
        <w:r w:rsidR="005176FF">
          <w:rPr>
            <w:noProof/>
            <w:webHidden/>
          </w:rPr>
          <w:t>31</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56" w:history="1">
        <w:r w:rsidR="005176FF" w:rsidRPr="00EA5599">
          <w:rPr>
            <w:rStyle w:val="Hyperlink"/>
            <w:caps/>
            <w:noProof/>
          </w:rPr>
          <w:t>Changing a Major or Concentration/Track</w:t>
        </w:r>
        <w:r w:rsidR="005176FF">
          <w:rPr>
            <w:noProof/>
            <w:webHidden/>
          </w:rPr>
          <w:tab/>
        </w:r>
        <w:r>
          <w:rPr>
            <w:noProof/>
            <w:webHidden/>
          </w:rPr>
          <w:fldChar w:fldCharType="begin"/>
        </w:r>
        <w:r w:rsidR="005176FF">
          <w:rPr>
            <w:noProof/>
            <w:webHidden/>
          </w:rPr>
          <w:instrText xml:space="preserve"> PAGEREF _Toc272398356 \h </w:instrText>
        </w:r>
        <w:r>
          <w:rPr>
            <w:noProof/>
            <w:webHidden/>
          </w:rPr>
        </w:r>
        <w:r>
          <w:rPr>
            <w:noProof/>
            <w:webHidden/>
          </w:rPr>
          <w:fldChar w:fldCharType="separate"/>
        </w:r>
        <w:r w:rsidR="005176FF">
          <w:rPr>
            <w:noProof/>
            <w:webHidden/>
          </w:rPr>
          <w:t>31</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57" w:history="1">
        <w:r w:rsidR="005176FF" w:rsidRPr="00EA5599">
          <w:rPr>
            <w:rStyle w:val="Hyperlink"/>
            <w:caps/>
            <w:noProof/>
          </w:rPr>
          <w:t>Terms Used for Grade Point Average</w:t>
        </w:r>
        <w:r w:rsidR="005176FF">
          <w:rPr>
            <w:noProof/>
            <w:webHidden/>
          </w:rPr>
          <w:tab/>
        </w:r>
        <w:r>
          <w:rPr>
            <w:noProof/>
            <w:webHidden/>
          </w:rPr>
          <w:fldChar w:fldCharType="begin"/>
        </w:r>
        <w:r w:rsidR="005176FF">
          <w:rPr>
            <w:noProof/>
            <w:webHidden/>
          </w:rPr>
          <w:instrText xml:space="preserve"> PAGEREF _Toc272398357 \h </w:instrText>
        </w:r>
        <w:r>
          <w:rPr>
            <w:noProof/>
            <w:webHidden/>
          </w:rPr>
        </w:r>
        <w:r>
          <w:rPr>
            <w:noProof/>
            <w:webHidden/>
          </w:rPr>
          <w:fldChar w:fldCharType="separate"/>
        </w:r>
        <w:r w:rsidR="005176FF">
          <w:rPr>
            <w:noProof/>
            <w:webHidden/>
          </w:rPr>
          <w:t>32</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58" w:history="1">
        <w:r w:rsidR="005176FF" w:rsidRPr="00EA5599">
          <w:rPr>
            <w:rStyle w:val="Hyperlink"/>
            <w:caps/>
            <w:noProof/>
          </w:rPr>
          <w:t>Computer Proficiency Examination (CPE)</w:t>
        </w:r>
        <w:r w:rsidR="005176FF">
          <w:rPr>
            <w:noProof/>
            <w:webHidden/>
          </w:rPr>
          <w:tab/>
        </w:r>
        <w:r>
          <w:rPr>
            <w:noProof/>
            <w:webHidden/>
          </w:rPr>
          <w:fldChar w:fldCharType="begin"/>
        </w:r>
        <w:r w:rsidR="005176FF">
          <w:rPr>
            <w:noProof/>
            <w:webHidden/>
          </w:rPr>
          <w:instrText xml:space="preserve"> PAGEREF _Toc272398358 \h </w:instrText>
        </w:r>
        <w:r>
          <w:rPr>
            <w:noProof/>
            <w:webHidden/>
          </w:rPr>
        </w:r>
        <w:r>
          <w:rPr>
            <w:noProof/>
            <w:webHidden/>
          </w:rPr>
          <w:fldChar w:fldCharType="separate"/>
        </w:r>
        <w:r w:rsidR="005176FF">
          <w:rPr>
            <w:noProof/>
            <w:webHidden/>
          </w:rPr>
          <w:t>32</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359" w:history="1">
        <w:r w:rsidR="005176FF" w:rsidRPr="00EA5599">
          <w:rPr>
            <w:rStyle w:val="Hyperlink"/>
            <w:caps/>
            <w:noProof/>
          </w:rPr>
          <w:t>References</w:t>
        </w:r>
        <w:r w:rsidR="005176FF">
          <w:rPr>
            <w:noProof/>
            <w:webHidden/>
          </w:rPr>
          <w:tab/>
        </w:r>
        <w:r>
          <w:rPr>
            <w:noProof/>
            <w:webHidden/>
          </w:rPr>
          <w:fldChar w:fldCharType="begin"/>
        </w:r>
        <w:r w:rsidR="005176FF">
          <w:rPr>
            <w:noProof/>
            <w:webHidden/>
          </w:rPr>
          <w:instrText xml:space="preserve"> PAGEREF _Toc272398359 \h </w:instrText>
        </w:r>
        <w:r>
          <w:rPr>
            <w:noProof/>
            <w:webHidden/>
          </w:rPr>
        </w:r>
        <w:r>
          <w:rPr>
            <w:noProof/>
            <w:webHidden/>
          </w:rPr>
          <w:fldChar w:fldCharType="separate"/>
        </w:r>
        <w:r w:rsidR="005176FF">
          <w:rPr>
            <w:noProof/>
            <w:webHidden/>
          </w:rPr>
          <w:t>33</w:t>
        </w:r>
        <w:r>
          <w:rPr>
            <w:noProof/>
            <w:webHidden/>
          </w:rPr>
          <w:fldChar w:fldCharType="end"/>
        </w:r>
      </w:hyperlink>
    </w:p>
    <w:p w:rsidR="005176FF" w:rsidRDefault="00B0536E">
      <w:pPr>
        <w:pStyle w:val="TOC2"/>
        <w:tabs>
          <w:tab w:val="left" w:pos="3472"/>
          <w:tab w:val="right" w:leader="dot" w:pos="10790"/>
        </w:tabs>
        <w:rPr>
          <w:rFonts w:asciiTheme="minorHAnsi" w:eastAsiaTheme="minorEastAsia" w:hAnsiTheme="minorHAnsi" w:cstheme="minorBidi"/>
          <w:noProof/>
          <w:sz w:val="22"/>
          <w:szCs w:val="22"/>
        </w:rPr>
      </w:pPr>
      <w:hyperlink w:anchor="_Toc272398360" w:history="1">
        <w:r w:rsidR="005176FF" w:rsidRPr="00EA5599">
          <w:rPr>
            <w:rStyle w:val="Hyperlink"/>
            <w:noProof/>
          </w:rPr>
          <w:t>Academic Achievement Center</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_Toc272398360 \h </w:instrText>
        </w:r>
        <w:r>
          <w:rPr>
            <w:noProof/>
            <w:webHidden/>
          </w:rPr>
        </w:r>
        <w:r>
          <w:rPr>
            <w:noProof/>
            <w:webHidden/>
          </w:rPr>
          <w:fldChar w:fldCharType="separate"/>
        </w:r>
        <w:r w:rsidR="005176FF">
          <w:rPr>
            <w:noProof/>
            <w:webHidden/>
          </w:rPr>
          <w:t>33</w:t>
        </w:r>
        <w:r>
          <w:rPr>
            <w:noProof/>
            <w:webHidden/>
          </w:rPr>
          <w:fldChar w:fldCharType="end"/>
        </w:r>
      </w:hyperlink>
    </w:p>
    <w:p w:rsidR="005176FF" w:rsidRDefault="00B0536E">
      <w:pPr>
        <w:pStyle w:val="TOC2"/>
        <w:tabs>
          <w:tab w:val="left" w:pos="3073"/>
          <w:tab w:val="right" w:leader="dot" w:pos="10790"/>
        </w:tabs>
        <w:rPr>
          <w:rFonts w:asciiTheme="minorHAnsi" w:eastAsiaTheme="minorEastAsia" w:hAnsiTheme="minorHAnsi" w:cstheme="minorBidi"/>
          <w:noProof/>
          <w:sz w:val="22"/>
          <w:szCs w:val="22"/>
        </w:rPr>
      </w:pPr>
      <w:hyperlink w:anchor="_Toc272398361" w:history="1">
        <w:r w:rsidR="005176FF" w:rsidRPr="00EA5599">
          <w:rPr>
            <w:rStyle w:val="Hyperlink"/>
            <w:noProof/>
          </w:rPr>
          <w:t>Academic Advising Center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_Toc272398361 \h </w:instrText>
        </w:r>
        <w:r>
          <w:rPr>
            <w:noProof/>
            <w:webHidden/>
          </w:rPr>
        </w:r>
        <w:r>
          <w:rPr>
            <w:noProof/>
            <w:webHidden/>
          </w:rPr>
          <w:fldChar w:fldCharType="separate"/>
        </w:r>
        <w:r w:rsidR="005176FF">
          <w:rPr>
            <w:noProof/>
            <w:webHidden/>
          </w:rPr>
          <w:t>33</w:t>
        </w:r>
        <w:r>
          <w:rPr>
            <w:noProof/>
            <w:webHidden/>
          </w:rPr>
          <w:fldChar w:fldCharType="end"/>
        </w:r>
      </w:hyperlink>
    </w:p>
    <w:p w:rsidR="005176FF" w:rsidRDefault="00B0536E">
      <w:pPr>
        <w:pStyle w:val="TOC2"/>
        <w:tabs>
          <w:tab w:val="left" w:pos="3626"/>
          <w:tab w:val="right" w:leader="dot" w:pos="10790"/>
        </w:tabs>
        <w:rPr>
          <w:rFonts w:asciiTheme="minorHAnsi" w:eastAsiaTheme="minorEastAsia" w:hAnsiTheme="minorHAnsi" w:cstheme="minorBidi"/>
          <w:noProof/>
          <w:sz w:val="22"/>
          <w:szCs w:val="22"/>
        </w:rPr>
      </w:pPr>
      <w:hyperlink w:anchor="_Toc272398362" w:history="1">
        <w:r w:rsidR="005176FF" w:rsidRPr="00EA5599">
          <w:rPr>
            <w:rStyle w:val="Hyperlink"/>
            <w:noProof/>
          </w:rPr>
          <w:t xml:space="preserve">Academic Standards Committee </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_Toc272398362 \h </w:instrText>
        </w:r>
        <w:r>
          <w:rPr>
            <w:noProof/>
            <w:webHidden/>
          </w:rPr>
        </w:r>
        <w:r>
          <w:rPr>
            <w:noProof/>
            <w:webHidden/>
          </w:rPr>
          <w:fldChar w:fldCharType="separate"/>
        </w:r>
        <w:r w:rsidR="005176FF">
          <w:rPr>
            <w:noProof/>
            <w:webHidden/>
          </w:rPr>
          <w:t>33</w:t>
        </w:r>
        <w:r>
          <w:rPr>
            <w:noProof/>
            <w:webHidden/>
          </w:rPr>
          <w:fldChar w:fldCharType="end"/>
        </w:r>
      </w:hyperlink>
    </w:p>
    <w:p w:rsidR="005176FF" w:rsidRDefault="00B0536E">
      <w:pPr>
        <w:pStyle w:val="TOC2"/>
        <w:tabs>
          <w:tab w:val="left" w:pos="3239"/>
          <w:tab w:val="right" w:leader="dot" w:pos="10790"/>
        </w:tabs>
        <w:rPr>
          <w:rFonts w:asciiTheme="minorHAnsi" w:eastAsiaTheme="minorEastAsia" w:hAnsiTheme="minorHAnsi" w:cstheme="minorBidi"/>
          <w:noProof/>
          <w:sz w:val="22"/>
          <w:szCs w:val="22"/>
        </w:rPr>
      </w:pPr>
      <w:hyperlink w:anchor="_Toc272398363" w:history="1">
        <w:r w:rsidR="005176FF" w:rsidRPr="00EA5599">
          <w:rPr>
            <w:rStyle w:val="Hyperlink"/>
            <w:noProof/>
          </w:rPr>
          <w:t>Admissions (Undergraduate)</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_Toc272398363 \h </w:instrText>
        </w:r>
        <w:r>
          <w:rPr>
            <w:noProof/>
            <w:webHidden/>
          </w:rPr>
        </w:r>
        <w:r>
          <w:rPr>
            <w:noProof/>
            <w:webHidden/>
          </w:rPr>
          <w:fldChar w:fldCharType="separate"/>
        </w:r>
        <w:r w:rsidR="005176FF">
          <w:rPr>
            <w:noProof/>
            <w:webHidden/>
          </w:rPr>
          <w:t>33</w:t>
        </w:r>
        <w:r>
          <w:rPr>
            <w:noProof/>
            <w:webHidden/>
          </w:rPr>
          <w:fldChar w:fldCharType="end"/>
        </w:r>
      </w:hyperlink>
    </w:p>
    <w:p w:rsidR="005176FF" w:rsidRDefault="00B0536E">
      <w:pPr>
        <w:pStyle w:val="TOC2"/>
        <w:tabs>
          <w:tab w:val="left" w:pos="2553"/>
          <w:tab w:val="right" w:leader="dot" w:pos="10790"/>
        </w:tabs>
        <w:rPr>
          <w:rFonts w:asciiTheme="minorHAnsi" w:eastAsiaTheme="minorEastAsia" w:hAnsiTheme="minorHAnsi" w:cstheme="minorBidi"/>
          <w:noProof/>
          <w:sz w:val="22"/>
          <w:szCs w:val="22"/>
        </w:rPr>
      </w:pPr>
      <w:hyperlink w:anchor="_Toc272398364" w:history="1">
        <w:r w:rsidR="005176FF" w:rsidRPr="00EA5599">
          <w:rPr>
            <w:rStyle w:val="Hyperlink"/>
            <w:noProof/>
          </w:rPr>
          <w:t xml:space="preserve">Advanced Placement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_Toc272398364 \h </w:instrText>
        </w:r>
        <w:r>
          <w:rPr>
            <w:noProof/>
            <w:webHidden/>
          </w:rPr>
        </w:r>
        <w:r>
          <w:rPr>
            <w:noProof/>
            <w:webHidden/>
          </w:rPr>
          <w:fldChar w:fldCharType="separate"/>
        </w:r>
        <w:r w:rsidR="005176FF">
          <w:rPr>
            <w:noProof/>
            <w:webHidden/>
          </w:rPr>
          <w:t>33</w:t>
        </w:r>
        <w:r>
          <w:rPr>
            <w:noProof/>
            <w:webHidden/>
          </w:rPr>
          <w:fldChar w:fldCharType="end"/>
        </w:r>
      </w:hyperlink>
    </w:p>
    <w:p w:rsidR="005176FF" w:rsidRDefault="00B0536E">
      <w:pPr>
        <w:pStyle w:val="TOC2"/>
        <w:tabs>
          <w:tab w:val="left" w:pos="3825"/>
          <w:tab w:val="right" w:leader="dot" w:pos="10790"/>
        </w:tabs>
        <w:rPr>
          <w:rFonts w:asciiTheme="minorHAnsi" w:eastAsiaTheme="minorEastAsia" w:hAnsiTheme="minorHAnsi" w:cstheme="minorBidi"/>
          <w:noProof/>
          <w:sz w:val="22"/>
          <w:szCs w:val="22"/>
        </w:rPr>
      </w:pPr>
      <w:hyperlink w:anchor="_Toc272398365" w:history="1">
        <w:r w:rsidR="005176FF" w:rsidRPr="00EA5599">
          <w:rPr>
            <w:rStyle w:val="Hyperlink"/>
            <w:noProof/>
          </w:rPr>
          <w:t xml:space="preserve">African-American Cultural Center </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_Toc272398365 \h </w:instrText>
        </w:r>
        <w:r>
          <w:rPr>
            <w:noProof/>
            <w:webHidden/>
          </w:rPr>
        </w:r>
        <w:r>
          <w:rPr>
            <w:noProof/>
            <w:webHidden/>
          </w:rPr>
          <w:fldChar w:fldCharType="separate"/>
        </w:r>
        <w:r w:rsidR="005176FF">
          <w:rPr>
            <w:noProof/>
            <w:webHidden/>
          </w:rPr>
          <w:t>34</w:t>
        </w:r>
        <w:r>
          <w:rPr>
            <w:noProof/>
            <w:webHidden/>
          </w:rPr>
          <w:fldChar w:fldCharType="end"/>
        </w:r>
      </w:hyperlink>
    </w:p>
    <w:p w:rsidR="005176FF" w:rsidRDefault="00B0536E">
      <w:pPr>
        <w:pStyle w:val="TOC2"/>
        <w:tabs>
          <w:tab w:val="left" w:pos="1967"/>
          <w:tab w:val="right" w:leader="dot" w:pos="10790"/>
        </w:tabs>
        <w:rPr>
          <w:rFonts w:asciiTheme="minorHAnsi" w:eastAsiaTheme="minorEastAsia" w:hAnsiTheme="minorHAnsi" w:cstheme="minorBidi"/>
          <w:noProof/>
          <w:sz w:val="22"/>
          <w:szCs w:val="22"/>
        </w:rPr>
      </w:pPr>
      <w:hyperlink w:anchor="_Toc272398366" w:history="1">
        <w:r w:rsidR="005176FF" w:rsidRPr="00EA5599">
          <w:rPr>
            <w:rStyle w:val="Hyperlink"/>
            <w:noProof/>
          </w:rPr>
          <w:t xml:space="preserve">Alcohol Policy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_Toc272398366 \h </w:instrText>
        </w:r>
        <w:r>
          <w:rPr>
            <w:noProof/>
            <w:webHidden/>
          </w:rPr>
        </w:r>
        <w:r>
          <w:rPr>
            <w:noProof/>
            <w:webHidden/>
          </w:rPr>
          <w:fldChar w:fldCharType="separate"/>
        </w:r>
        <w:r w:rsidR="005176FF">
          <w:rPr>
            <w:noProof/>
            <w:webHidden/>
          </w:rPr>
          <w:t>34</w:t>
        </w:r>
        <w:r>
          <w:rPr>
            <w:noProof/>
            <w:webHidden/>
          </w:rPr>
          <w:fldChar w:fldCharType="end"/>
        </w:r>
      </w:hyperlink>
    </w:p>
    <w:p w:rsidR="005176FF" w:rsidRDefault="00B0536E">
      <w:pPr>
        <w:pStyle w:val="TOC2"/>
        <w:tabs>
          <w:tab w:val="left" w:pos="2220"/>
          <w:tab w:val="right" w:leader="dot" w:pos="10790"/>
        </w:tabs>
        <w:rPr>
          <w:rFonts w:asciiTheme="minorHAnsi" w:eastAsiaTheme="minorEastAsia" w:hAnsiTheme="minorHAnsi" w:cstheme="minorBidi"/>
          <w:noProof/>
          <w:sz w:val="22"/>
          <w:szCs w:val="22"/>
        </w:rPr>
      </w:pPr>
      <w:hyperlink w:anchor="_Toc272398367" w:history="1">
        <w:r w:rsidR="005176FF" w:rsidRPr="00EA5599">
          <w:rPr>
            <w:rStyle w:val="Hyperlink"/>
            <w:noProof/>
          </w:rPr>
          <w:t xml:space="preserve">Alumni Relations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_Toc272398367 \h </w:instrText>
        </w:r>
        <w:r>
          <w:rPr>
            <w:noProof/>
            <w:webHidden/>
          </w:rPr>
        </w:r>
        <w:r>
          <w:rPr>
            <w:noProof/>
            <w:webHidden/>
          </w:rPr>
          <w:fldChar w:fldCharType="separate"/>
        </w:r>
        <w:r w:rsidR="005176FF">
          <w:rPr>
            <w:noProof/>
            <w:webHidden/>
          </w:rPr>
          <w:t>34</w:t>
        </w:r>
        <w:r>
          <w:rPr>
            <w:noProof/>
            <w:webHidden/>
          </w:rPr>
          <w:fldChar w:fldCharType="end"/>
        </w:r>
      </w:hyperlink>
    </w:p>
    <w:p w:rsidR="005176FF" w:rsidRDefault="00B0536E">
      <w:pPr>
        <w:pStyle w:val="TOC2"/>
        <w:tabs>
          <w:tab w:val="left" w:pos="2579"/>
          <w:tab w:val="right" w:leader="dot" w:pos="10790"/>
        </w:tabs>
        <w:rPr>
          <w:rFonts w:asciiTheme="minorHAnsi" w:eastAsiaTheme="minorEastAsia" w:hAnsiTheme="minorHAnsi" w:cstheme="minorBidi"/>
          <w:noProof/>
          <w:sz w:val="22"/>
          <w:szCs w:val="22"/>
        </w:rPr>
      </w:pPr>
      <w:hyperlink w:anchor="_Toc272398368" w:history="1">
        <w:r w:rsidR="005176FF" w:rsidRPr="00EA5599">
          <w:rPr>
            <w:rStyle w:val="Hyperlink"/>
            <w:noProof/>
          </w:rPr>
          <w:t>Athletic Ticket Office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_Toc272398368 \h </w:instrText>
        </w:r>
        <w:r>
          <w:rPr>
            <w:noProof/>
            <w:webHidden/>
          </w:rPr>
        </w:r>
        <w:r>
          <w:rPr>
            <w:noProof/>
            <w:webHidden/>
          </w:rPr>
          <w:fldChar w:fldCharType="separate"/>
        </w:r>
        <w:r w:rsidR="005176FF">
          <w:rPr>
            <w:noProof/>
            <w:webHidden/>
          </w:rPr>
          <w:t>34</w:t>
        </w:r>
        <w:r>
          <w:rPr>
            <w:noProof/>
            <w:webHidden/>
          </w:rPr>
          <w:fldChar w:fldCharType="end"/>
        </w:r>
      </w:hyperlink>
    </w:p>
    <w:p w:rsidR="005176FF" w:rsidRDefault="00B0536E">
      <w:pPr>
        <w:pStyle w:val="TOC2"/>
        <w:tabs>
          <w:tab w:val="left" w:pos="2147"/>
          <w:tab w:val="right" w:leader="dot" w:pos="10790"/>
        </w:tabs>
        <w:rPr>
          <w:rFonts w:asciiTheme="minorHAnsi" w:eastAsiaTheme="minorEastAsia" w:hAnsiTheme="minorHAnsi" w:cstheme="minorBidi"/>
          <w:noProof/>
          <w:sz w:val="22"/>
          <w:szCs w:val="22"/>
        </w:rPr>
      </w:pPr>
      <w:hyperlink w:anchor="_Toc272398369" w:history="1">
        <w:r w:rsidR="005176FF" w:rsidRPr="00EA5599">
          <w:rPr>
            <w:rStyle w:val="Hyperlink"/>
            <w:noProof/>
          </w:rPr>
          <w:t>Auditing Courses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_Toc272398369 \h </w:instrText>
        </w:r>
        <w:r>
          <w:rPr>
            <w:noProof/>
            <w:webHidden/>
          </w:rPr>
        </w:r>
        <w:r>
          <w:rPr>
            <w:noProof/>
            <w:webHidden/>
          </w:rPr>
          <w:fldChar w:fldCharType="separate"/>
        </w:r>
        <w:r w:rsidR="005176FF">
          <w:rPr>
            <w:noProof/>
            <w:webHidden/>
          </w:rPr>
          <w:t>34</w:t>
        </w:r>
        <w:r>
          <w:rPr>
            <w:noProof/>
            <w:webHidden/>
          </w:rPr>
          <w:fldChar w:fldCharType="end"/>
        </w:r>
      </w:hyperlink>
    </w:p>
    <w:p w:rsidR="005176FF" w:rsidRDefault="00B0536E">
      <w:pPr>
        <w:pStyle w:val="TOC2"/>
        <w:tabs>
          <w:tab w:val="left" w:pos="3839"/>
          <w:tab w:val="right" w:leader="dot" w:pos="10790"/>
        </w:tabs>
        <w:rPr>
          <w:rFonts w:asciiTheme="minorHAnsi" w:eastAsiaTheme="minorEastAsia" w:hAnsiTheme="minorHAnsi" w:cstheme="minorBidi"/>
          <w:noProof/>
          <w:sz w:val="22"/>
          <w:szCs w:val="22"/>
        </w:rPr>
      </w:pPr>
      <w:hyperlink w:anchor="_Toc272398370" w:history="1">
        <w:r w:rsidR="005176FF" w:rsidRPr="00EA5599">
          <w:rPr>
            <w:rStyle w:val="Hyperlink"/>
            <w:noProof/>
          </w:rPr>
          <w:t>Auxiliary Services Business Office</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_Toc272398370 \h </w:instrText>
        </w:r>
        <w:r>
          <w:rPr>
            <w:noProof/>
            <w:webHidden/>
          </w:rPr>
        </w:r>
        <w:r>
          <w:rPr>
            <w:noProof/>
            <w:webHidden/>
          </w:rPr>
          <w:fldChar w:fldCharType="separate"/>
        </w:r>
        <w:r w:rsidR="005176FF">
          <w:rPr>
            <w:noProof/>
            <w:webHidden/>
          </w:rPr>
          <w:t>34</w:t>
        </w:r>
        <w:r>
          <w:rPr>
            <w:noProof/>
            <w:webHidden/>
          </w:rPr>
          <w:fldChar w:fldCharType="end"/>
        </w:r>
      </w:hyperlink>
    </w:p>
    <w:p w:rsidR="005176FF" w:rsidRDefault="00B0536E">
      <w:pPr>
        <w:pStyle w:val="TOC2"/>
        <w:tabs>
          <w:tab w:val="left" w:pos="2533"/>
          <w:tab w:val="right" w:leader="dot" w:pos="10790"/>
        </w:tabs>
        <w:rPr>
          <w:rFonts w:asciiTheme="minorHAnsi" w:eastAsiaTheme="minorEastAsia" w:hAnsiTheme="minorHAnsi" w:cstheme="minorBidi"/>
          <w:noProof/>
          <w:sz w:val="22"/>
          <w:szCs w:val="22"/>
        </w:rPr>
      </w:pPr>
      <w:hyperlink w:anchor="_Toc272398371" w:history="1">
        <w:r w:rsidR="005176FF" w:rsidRPr="00EA5599">
          <w:rPr>
            <w:rStyle w:val="Hyperlink"/>
            <w:noProof/>
          </w:rPr>
          <w:t xml:space="preserve">Black Student Union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_Toc272398371 \h </w:instrText>
        </w:r>
        <w:r>
          <w:rPr>
            <w:noProof/>
            <w:webHidden/>
          </w:rPr>
        </w:r>
        <w:r>
          <w:rPr>
            <w:noProof/>
            <w:webHidden/>
          </w:rPr>
          <w:fldChar w:fldCharType="separate"/>
        </w:r>
        <w:r w:rsidR="005176FF">
          <w:rPr>
            <w:noProof/>
            <w:webHidden/>
          </w:rPr>
          <w:t>34</w:t>
        </w:r>
        <w:r>
          <w:rPr>
            <w:noProof/>
            <w:webHidden/>
          </w:rPr>
          <w:fldChar w:fldCharType="end"/>
        </w:r>
      </w:hyperlink>
    </w:p>
    <w:p w:rsidR="005176FF" w:rsidRDefault="00B0536E">
      <w:pPr>
        <w:pStyle w:val="TOC2"/>
        <w:tabs>
          <w:tab w:val="left" w:pos="1946"/>
          <w:tab w:val="right" w:leader="dot" w:pos="10790"/>
        </w:tabs>
        <w:rPr>
          <w:rFonts w:asciiTheme="minorHAnsi" w:eastAsiaTheme="minorEastAsia" w:hAnsiTheme="minorHAnsi" w:cstheme="minorBidi"/>
          <w:noProof/>
          <w:sz w:val="22"/>
          <w:szCs w:val="22"/>
        </w:rPr>
      </w:pPr>
      <w:hyperlink w:anchor="_Toc272398372" w:history="1">
        <w:r w:rsidR="005176FF" w:rsidRPr="00EA5599">
          <w:rPr>
            <w:rStyle w:val="Hyperlink"/>
            <w:noProof/>
          </w:rPr>
          <w:t>Bursar’s Office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_Toc272398372 \h </w:instrText>
        </w:r>
        <w:r>
          <w:rPr>
            <w:noProof/>
            <w:webHidden/>
          </w:rPr>
        </w:r>
        <w:r>
          <w:rPr>
            <w:noProof/>
            <w:webHidden/>
          </w:rPr>
          <w:fldChar w:fldCharType="separate"/>
        </w:r>
        <w:r w:rsidR="005176FF">
          <w:rPr>
            <w:noProof/>
            <w:webHidden/>
          </w:rPr>
          <w:t>34</w:t>
        </w:r>
        <w:r>
          <w:rPr>
            <w:noProof/>
            <w:webHidden/>
          </w:rPr>
          <w:fldChar w:fldCharType="end"/>
        </w:r>
      </w:hyperlink>
    </w:p>
    <w:p w:rsidR="005176FF" w:rsidRDefault="00B0536E">
      <w:pPr>
        <w:pStyle w:val="TOC2"/>
        <w:tabs>
          <w:tab w:val="left" w:pos="1799"/>
          <w:tab w:val="right" w:leader="dot" w:pos="10790"/>
        </w:tabs>
        <w:rPr>
          <w:rFonts w:asciiTheme="minorHAnsi" w:eastAsiaTheme="minorEastAsia" w:hAnsiTheme="minorHAnsi" w:cstheme="minorBidi"/>
          <w:noProof/>
          <w:sz w:val="22"/>
          <w:szCs w:val="22"/>
        </w:rPr>
      </w:pPr>
      <w:hyperlink w:anchor="_Toc272398373" w:history="1">
        <w:r w:rsidR="005176FF" w:rsidRPr="00EA5599">
          <w:rPr>
            <w:rStyle w:val="Hyperlink"/>
            <w:noProof/>
          </w:rPr>
          <w:t>Career Center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_Toc272398373 \h </w:instrText>
        </w:r>
        <w:r>
          <w:rPr>
            <w:noProof/>
            <w:webHidden/>
          </w:rPr>
        </w:r>
        <w:r>
          <w:rPr>
            <w:noProof/>
            <w:webHidden/>
          </w:rPr>
          <w:fldChar w:fldCharType="separate"/>
        </w:r>
        <w:r w:rsidR="005176FF">
          <w:rPr>
            <w:noProof/>
            <w:webHidden/>
          </w:rPr>
          <w:t>35</w:t>
        </w:r>
        <w:r>
          <w:rPr>
            <w:noProof/>
            <w:webHidden/>
          </w:rPr>
          <w:fldChar w:fldCharType="end"/>
        </w:r>
      </w:hyperlink>
    </w:p>
    <w:p w:rsidR="005176FF" w:rsidRDefault="00B0536E">
      <w:pPr>
        <w:pStyle w:val="TOC2"/>
        <w:tabs>
          <w:tab w:val="left" w:pos="3619"/>
          <w:tab w:val="right" w:leader="dot" w:pos="10790"/>
        </w:tabs>
        <w:rPr>
          <w:rFonts w:asciiTheme="minorHAnsi" w:eastAsiaTheme="minorEastAsia" w:hAnsiTheme="minorHAnsi" w:cstheme="minorBidi"/>
          <w:noProof/>
          <w:sz w:val="22"/>
          <w:szCs w:val="22"/>
        </w:rPr>
      </w:pPr>
      <w:hyperlink w:anchor="_Toc272398374" w:history="1">
        <w:r w:rsidR="005176FF" w:rsidRPr="00EA5599">
          <w:rPr>
            <w:rStyle w:val="Hyperlink"/>
            <w:noProof/>
          </w:rPr>
          <w:t xml:space="preserve">Campus Safety- Escort Program </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_Toc272398374 \h </w:instrText>
        </w:r>
        <w:r>
          <w:rPr>
            <w:noProof/>
            <w:webHidden/>
          </w:rPr>
        </w:r>
        <w:r>
          <w:rPr>
            <w:noProof/>
            <w:webHidden/>
          </w:rPr>
          <w:fldChar w:fldCharType="separate"/>
        </w:r>
        <w:r w:rsidR="005176FF">
          <w:rPr>
            <w:noProof/>
            <w:webHidden/>
          </w:rPr>
          <w:t>35</w:t>
        </w:r>
        <w:r>
          <w:rPr>
            <w:noProof/>
            <w:webHidden/>
          </w:rPr>
          <w:fldChar w:fldCharType="end"/>
        </w:r>
      </w:hyperlink>
    </w:p>
    <w:p w:rsidR="005176FF" w:rsidRDefault="00B0536E">
      <w:pPr>
        <w:pStyle w:val="TOC2"/>
        <w:tabs>
          <w:tab w:val="left" w:pos="3186"/>
          <w:tab w:val="right" w:leader="dot" w:pos="10790"/>
        </w:tabs>
        <w:rPr>
          <w:rFonts w:asciiTheme="minorHAnsi" w:eastAsiaTheme="minorEastAsia" w:hAnsiTheme="minorHAnsi" w:cstheme="minorBidi"/>
          <w:noProof/>
          <w:sz w:val="22"/>
          <w:szCs w:val="22"/>
        </w:rPr>
      </w:pPr>
      <w:hyperlink w:anchor="_Toc272398375" w:history="1">
        <w:r w:rsidR="005176FF" w:rsidRPr="00EA5599">
          <w:rPr>
            <w:rStyle w:val="Hyperlink"/>
            <w:noProof/>
          </w:rPr>
          <w:t>Center for Student Diversity</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_Toc272398375 \h </w:instrText>
        </w:r>
        <w:r>
          <w:rPr>
            <w:noProof/>
            <w:webHidden/>
          </w:rPr>
        </w:r>
        <w:r>
          <w:rPr>
            <w:noProof/>
            <w:webHidden/>
          </w:rPr>
          <w:fldChar w:fldCharType="separate"/>
        </w:r>
        <w:r w:rsidR="005176FF">
          <w:rPr>
            <w:noProof/>
            <w:webHidden/>
          </w:rPr>
          <w:t>35</w:t>
        </w:r>
        <w:r>
          <w:rPr>
            <w:noProof/>
            <w:webHidden/>
          </w:rPr>
          <w:fldChar w:fldCharType="end"/>
        </w:r>
      </w:hyperlink>
    </w:p>
    <w:p w:rsidR="005176FF" w:rsidRDefault="00B0536E">
      <w:pPr>
        <w:pStyle w:val="TOC2"/>
        <w:tabs>
          <w:tab w:val="left" w:pos="2993"/>
          <w:tab w:val="right" w:leader="dot" w:pos="10790"/>
        </w:tabs>
        <w:rPr>
          <w:rFonts w:asciiTheme="minorHAnsi" w:eastAsiaTheme="minorEastAsia" w:hAnsiTheme="minorHAnsi" w:cstheme="minorBidi"/>
          <w:noProof/>
          <w:sz w:val="22"/>
          <w:szCs w:val="22"/>
        </w:rPr>
      </w:pPr>
      <w:hyperlink w:anchor="_Toc272398376" w:history="1">
        <w:r w:rsidR="005176FF" w:rsidRPr="00EA5599">
          <w:rPr>
            <w:rStyle w:val="Hyperlink"/>
            <w:noProof/>
          </w:rPr>
          <w:t>Change of Address, Name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_Toc272398376 \h </w:instrText>
        </w:r>
        <w:r>
          <w:rPr>
            <w:noProof/>
            <w:webHidden/>
          </w:rPr>
        </w:r>
        <w:r>
          <w:rPr>
            <w:noProof/>
            <w:webHidden/>
          </w:rPr>
          <w:fldChar w:fldCharType="separate"/>
        </w:r>
        <w:r w:rsidR="005176FF">
          <w:rPr>
            <w:noProof/>
            <w:webHidden/>
          </w:rPr>
          <w:t>35</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77" w:history="1">
        <w:r w:rsidR="005176FF" w:rsidRPr="00EA5599">
          <w:rPr>
            <w:rStyle w:val="Hyperlink"/>
            <w:noProof/>
          </w:rPr>
          <w:t>Change of Grade/ Incomplete Form</w:t>
        </w:r>
        <w:r w:rsidR="005176FF">
          <w:rPr>
            <w:noProof/>
            <w:webHidden/>
          </w:rPr>
          <w:tab/>
        </w:r>
        <w:r>
          <w:rPr>
            <w:noProof/>
            <w:webHidden/>
          </w:rPr>
          <w:fldChar w:fldCharType="begin"/>
        </w:r>
        <w:r w:rsidR="005176FF">
          <w:rPr>
            <w:noProof/>
            <w:webHidden/>
          </w:rPr>
          <w:instrText xml:space="preserve"> PAGEREF _Toc272398377 \h </w:instrText>
        </w:r>
        <w:r>
          <w:rPr>
            <w:noProof/>
            <w:webHidden/>
          </w:rPr>
        </w:r>
        <w:r>
          <w:rPr>
            <w:noProof/>
            <w:webHidden/>
          </w:rPr>
          <w:fldChar w:fldCharType="separate"/>
        </w:r>
        <w:r w:rsidR="005176FF">
          <w:rPr>
            <w:noProof/>
            <w:webHidden/>
          </w:rPr>
          <w:t>35</w:t>
        </w:r>
        <w:r>
          <w:rPr>
            <w:noProof/>
            <w:webHidden/>
          </w:rPr>
          <w:fldChar w:fldCharType="end"/>
        </w:r>
      </w:hyperlink>
    </w:p>
    <w:p w:rsidR="005176FF" w:rsidRDefault="00B0536E">
      <w:pPr>
        <w:pStyle w:val="TOC2"/>
        <w:tabs>
          <w:tab w:val="left" w:pos="2833"/>
          <w:tab w:val="right" w:leader="dot" w:pos="10790"/>
        </w:tabs>
        <w:rPr>
          <w:rFonts w:asciiTheme="minorHAnsi" w:eastAsiaTheme="minorEastAsia" w:hAnsiTheme="minorHAnsi" w:cstheme="minorBidi"/>
          <w:noProof/>
          <w:sz w:val="22"/>
          <w:szCs w:val="22"/>
        </w:rPr>
      </w:pPr>
      <w:hyperlink w:anchor="_Toc272398378" w:history="1">
        <w:r w:rsidR="005176FF" w:rsidRPr="00EA5599">
          <w:rPr>
            <w:rStyle w:val="Hyperlink"/>
            <w:noProof/>
          </w:rPr>
          <w:t>Clubs and Organizations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_Toc272398378 \h </w:instrText>
        </w:r>
        <w:r>
          <w:rPr>
            <w:noProof/>
            <w:webHidden/>
          </w:rPr>
        </w:r>
        <w:r>
          <w:rPr>
            <w:noProof/>
            <w:webHidden/>
          </w:rPr>
          <w:fldChar w:fldCharType="separate"/>
        </w:r>
        <w:r w:rsidR="005176FF">
          <w:rPr>
            <w:noProof/>
            <w:webHidden/>
          </w:rPr>
          <w:t>35</w:t>
        </w:r>
        <w:r>
          <w:rPr>
            <w:noProof/>
            <w:webHidden/>
          </w:rPr>
          <w:fldChar w:fldCharType="end"/>
        </w:r>
      </w:hyperlink>
    </w:p>
    <w:p w:rsidR="005176FF" w:rsidRDefault="00B0536E">
      <w:pPr>
        <w:pStyle w:val="TOC2"/>
        <w:tabs>
          <w:tab w:val="left" w:pos="3320"/>
          <w:tab w:val="right" w:leader="dot" w:pos="10790"/>
        </w:tabs>
        <w:rPr>
          <w:rFonts w:asciiTheme="minorHAnsi" w:eastAsiaTheme="minorEastAsia" w:hAnsiTheme="minorHAnsi" w:cstheme="minorBidi"/>
          <w:noProof/>
          <w:sz w:val="22"/>
          <w:szCs w:val="22"/>
        </w:rPr>
      </w:pPr>
      <w:hyperlink w:anchor="_Toc272398379" w:history="1">
        <w:r w:rsidR="005176FF" w:rsidRPr="00EA5599">
          <w:rPr>
            <w:rStyle w:val="Hyperlink"/>
            <w:noProof/>
          </w:rPr>
          <w:t>Commuter Association of TU</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_Toc272398379 \h </w:instrText>
        </w:r>
        <w:r>
          <w:rPr>
            <w:noProof/>
            <w:webHidden/>
          </w:rPr>
        </w:r>
        <w:r>
          <w:rPr>
            <w:noProof/>
            <w:webHidden/>
          </w:rPr>
          <w:fldChar w:fldCharType="separate"/>
        </w:r>
        <w:r w:rsidR="005176FF">
          <w:rPr>
            <w:noProof/>
            <w:webHidden/>
          </w:rPr>
          <w:t>36</w:t>
        </w:r>
        <w:r>
          <w:rPr>
            <w:noProof/>
            <w:webHidden/>
          </w:rPr>
          <w:fldChar w:fldCharType="end"/>
        </w:r>
      </w:hyperlink>
    </w:p>
    <w:p w:rsidR="005176FF" w:rsidRDefault="00B0536E">
      <w:pPr>
        <w:pStyle w:val="TOC2"/>
        <w:tabs>
          <w:tab w:val="left" w:pos="2360"/>
          <w:tab w:val="right" w:leader="dot" w:pos="10790"/>
        </w:tabs>
        <w:rPr>
          <w:rFonts w:asciiTheme="minorHAnsi" w:eastAsiaTheme="minorEastAsia" w:hAnsiTheme="minorHAnsi" w:cstheme="minorBidi"/>
          <w:noProof/>
          <w:sz w:val="22"/>
          <w:szCs w:val="22"/>
        </w:rPr>
      </w:pPr>
      <w:hyperlink w:anchor="_Toc272398380" w:history="1">
        <w:r w:rsidR="005176FF" w:rsidRPr="00EA5599">
          <w:rPr>
            <w:rStyle w:val="Hyperlink"/>
            <w:noProof/>
          </w:rPr>
          <w:t xml:space="preserve">Copies Plus Center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_Toc272398380 \h </w:instrText>
        </w:r>
        <w:r>
          <w:rPr>
            <w:noProof/>
            <w:webHidden/>
          </w:rPr>
        </w:r>
        <w:r>
          <w:rPr>
            <w:noProof/>
            <w:webHidden/>
          </w:rPr>
          <w:fldChar w:fldCharType="separate"/>
        </w:r>
        <w:r w:rsidR="005176FF">
          <w:rPr>
            <w:noProof/>
            <w:webHidden/>
          </w:rPr>
          <w:t>36</w:t>
        </w:r>
        <w:r>
          <w:rPr>
            <w:noProof/>
            <w:webHidden/>
          </w:rPr>
          <w:fldChar w:fldCharType="end"/>
        </w:r>
      </w:hyperlink>
    </w:p>
    <w:p w:rsidR="005176FF" w:rsidRDefault="00B0536E">
      <w:pPr>
        <w:pStyle w:val="TOC2"/>
        <w:tabs>
          <w:tab w:val="left" w:pos="2253"/>
          <w:tab w:val="right" w:leader="dot" w:pos="10790"/>
        </w:tabs>
        <w:rPr>
          <w:rFonts w:asciiTheme="minorHAnsi" w:eastAsiaTheme="minorEastAsia" w:hAnsiTheme="minorHAnsi" w:cstheme="minorBidi"/>
          <w:noProof/>
          <w:sz w:val="22"/>
          <w:szCs w:val="22"/>
        </w:rPr>
      </w:pPr>
      <w:hyperlink w:anchor="_Toc272398381" w:history="1">
        <w:r w:rsidR="005176FF" w:rsidRPr="00EA5599">
          <w:rPr>
            <w:rStyle w:val="Hyperlink"/>
            <w:noProof/>
          </w:rPr>
          <w:t>Counseling Center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_Toc272398381 \h </w:instrText>
        </w:r>
        <w:r>
          <w:rPr>
            <w:noProof/>
            <w:webHidden/>
          </w:rPr>
        </w:r>
        <w:r>
          <w:rPr>
            <w:noProof/>
            <w:webHidden/>
          </w:rPr>
          <w:fldChar w:fldCharType="separate"/>
        </w:r>
        <w:r w:rsidR="005176FF">
          <w:rPr>
            <w:noProof/>
            <w:webHidden/>
          </w:rPr>
          <w:t>36</w:t>
        </w:r>
        <w:r>
          <w:rPr>
            <w:noProof/>
            <w:webHidden/>
          </w:rPr>
          <w:fldChar w:fldCharType="end"/>
        </w:r>
      </w:hyperlink>
    </w:p>
    <w:p w:rsidR="005176FF" w:rsidRDefault="00B0536E">
      <w:pPr>
        <w:pStyle w:val="TOC2"/>
        <w:tabs>
          <w:tab w:val="left" w:pos="2926"/>
          <w:tab w:val="right" w:leader="dot" w:pos="10790"/>
        </w:tabs>
        <w:rPr>
          <w:rFonts w:asciiTheme="minorHAnsi" w:eastAsiaTheme="minorEastAsia" w:hAnsiTheme="minorHAnsi" w:cstheme="minorBidi"/>
          <w:noProof/>
          <w:sz w:val="22"/>
          <w:szCs w:val="22"/>
        </w:rPr>
      </w:pPr>
      <w:hyperlink w:anchor="_Toc272398382" w:history="1">
        <w:r w:rsidR="005176FF" w:rsidRPr="00EA5599">
          <w:rPr>
            <w:rStyle w:val="Hyperlink"/>
            <w:noProof/>
          </w:rPr>
          <w:t xml:space="preserve">Credit for Prior Learning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_Toc272398382 \h </w:instrText>
        </w:r>
        <w:r>
          <w:rPr>
            <w:noProof/>
            <w:webHidden/>
          </w:rPr>
        </w:r>
        <w:r>
          <w:rPr>
            <w:noProof/>
            <w:webHidden/>
          </w:rPr>
          <w:fldChar w:fldCharType="separate"/>
        </w:r>
        <w:r w:rsidR="005176FF">
          <w:rPr>
            <w:noProof/>
            <w:webHidden/>
          </w:rPr>
          <w:t>36</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83" w:history="1">
        <w:r w:rsidR="005176FF" w:rsidRPr="00EA5599">
          <w:rPr>
            <w:rStyle w:val="Hyperlink"/>
            <w:noProof/>
          </w:rPr>
          <w:t>Dean’s List</w:t>
        </w:r>
        <w:r w:rsidR="005176FF">
          <w:rPr>
            <w:noProof/>
            <w:webHidden/>
          </w:rPr>
          <w:tab/>
        </w:r>
        <w:r>
          <w:rPr>
            <w:noProof/>
            <w:webHidden/>
          </w:rPr>
          <w:fldChar w:fldCharType="begin"/>
        </w:r>
        <w:r w:rsidR="005176FF">
          <w:rPr>
            <w:noProof/>
            <w:webHidden/>
          </w:rPr>
          <w:instrText xml:space="preserve"> PAGEREF _Toc272398383 \h </w:instrText>
        </w:r>
        <w:r>
          <w:rPr>
            <w:noProof/>
            <w:webHidden/>
          </w:rPr>
        </w:r>
        <w:r>
          <w:rPr>
            <w:noProof/>
            <w:webHidden/>
          </w:rPr>
          <w:fldChar w:fldCharType="separate"/>
        </w:r>
        <w:r w:rsidR="005176FF">
          <w:rPr>
            <w:noProof/>
            <w:webHidden/>
          </w:rPr>
          <w:t>36</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84" w:history="1">
        <w:r w:rsidR="005176FF" w:rsidRPr="00EA5599">
          <w:rPr>
            <w:rStyle w:val="Hyperlink"/>
            <w:noProof/>
          </w:rPr>
          <w:t>Declaring a Major (see “Screened Majors”)</w:t>
        </w:r>
        <w:r w:rsidR="005176FF">
          <w:rPr>
            <w:noProof/>
            <w:webHidden/>
          </w:rPr>
          <w:tab/>
        </w:r>
        <w:r>
          <w:rPr>
            <w:noProof/>
            <w:webHidden/>
          </w:rPr>
          <w:fldChar w:fldCharType="begin"/>
        </w:r>
        <w:r w:rsidR="005176FF">
          <w:rPr>
            <w:noProof/>
            <w:webHidden/>
          </w:rPr>
          <w:instrText xml:space="preserve"> PAGEREF _Toc272398384 \h </w:instrText>
        </w:r>
        <w:r>
          <w:rPr>
            <w:noProof/>
            <w:webHidden/>
          </w:rPr>
        </w:r>
        <w:r>
          <w:rPr>
            <w:noProof/>
            <w:webHidden/>
          </w:rPr>
          <w:fldChar w:fldCharType="separate"/>
        </w:r>
        <w:r w:rsidR="005176FF">
          <w:rPr>
            <w:noProof/>
            <w:webHidden/>
          </w:rPr>
          <w:t>36</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85" w:history="1">
        <w:r w:rsidR="005176FF" w:rsidRPr="00EA5599">
          <w:rPr>
            <w:rStyle w:val="Hyperlink"/>
            <w:noProof/>
          </w:rPr>
          <w:t>Deferred Payment Plan</w:t>
        </w:r>
        <w:r w:rsidR="005176FF">
          <w:rPr>
            <w:noProof/>
            <w:webHidden/>
          </w:rPr>
          <w:tab/>
        </w:r>
        <w:r>
          <w:rPr>
            <w:noProof/>
            <w:webHidden/>
          </w:rPr>
          <w:fldChar w:fldCharType="begin"/>
        </w:r>
        <w:r w:rsidR="005176FF">
          <w:rPr>
            <w:noProof/>
            <w:webHidden/>
          </w:rPr>
          <w:instrText xml:space="preserve"> PAGEREF _Toc272398385 \h </w:instrText>
        </w:r>
        <w:r>
          <w:rPr>
            <w:noProof/>
            <w:webHidden/>
          </w:rPr>
        </w:r>
        <w:r>
          <w:rPr>
            <w:noProof/>
            <w:webHidden/>
          </w:rPr>
          <w:fldChar w:fldCharType="separate"/>
        </w:r>
        <w:r w:rsidR="005176FF">
          <w:rPr>
            <w:noProof/>
            <w:webHidden/>
          </w:rPr>
          <w:t>36</w:t>
        </w:r>
        <w:r>
          <w:rPr>
            <w:noProof/>
            <w:webHidden/>
          </w:rPr>
          <w:fldChar w:fldCharType="end"/>
        </w:r>
      </w:hyperlink>
    </w:p>
    <w:p w:rsidR="005176FF" w:rsidRDefault="00B0536E">
      <w:pPr>
        <w:pStyle w:val="TOC2"/>
        <w:tabs>
          <w:tab w:val="left" w:pos="1847"/>
          <w:tab w:val="right" w:leader="dot" w:pos="10790"/>
        </w:tabs>
        <w:rPr>
          <w:rFonts w:asciiTheme="minorHAnsi" w:eastAsiaTheme="minorEastAsia" w:hAnsiTheme="minorHAnsi" w:cstheme="minorBidi"/>
          <w:noProof/>
          <w:sz w:val="22"/>
          <w:szCs w:val="22"/>
        </w:rPr>
      </w:pPr>
      <w:hyperlink w:anchor="_Toc272398386" w:history="1">
        <w:r w:rsidR="005176FF" w:rsidRPr="00EA5599">
          <w:rPr>
            <w:rStyle w:val="Hyperlink"/>
            <w:noProof/>
          </w:rPr>
          <w:t xml:space="preserve">Dining Points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_Toc272398386 \h </w:instrText>
        </w:r>
        <w:r>
          <w:rPr>
            <w:noProof/>
            <w:webHidden/>
          </w:rPr>
        </w:r>
        <w:r>
          <w:rPr>
            <w:noProof/>
            <w:webHidden/>
          </w:rPr>
          <w:fldChar w:fldCharType="separate"/>
        </w:r>
        <w:r w:rsidR="005176FF">
          <w:rPr>
            <w:noProof/>
            <w:webHidden/>
          </w:rPr>
          <w:t>37</w:t>
        </w:r>
        <w:r>
          <w:rPr>
            <w:noProof/>
            <w:webHidden/>
          </w:rPr>
          <w:fldChar w:fldCharType="end"/>
        </w:r>
      </w:hyperlink>
    </w:p>
    <w:p w:rsidR="005176FF" w:rsidRDefault="00B0536E">
      <w:pPr>
        <w:pStyle w:val="TOC2"/>
        <w:tabs>
          <w:tab w:val="left" w:pos="2060"/>
          <w:tab w:val="right" w:leader="dot" w:pos="10790"/>
        </w:tabs>
        <w:rPr>
          <w:rFonts w:asciiTheme="minorHAnsi" w:eastAsiaTheme="minorEastAsia" w:hAnsiTheme="minorHAnsi" w:cstheme="minorBidi"/>
          <w:noProof/>
          <w:sz w:val="22"/>
          <w:szCs w:val="22"/>
        </w:rPr>
      </w:pPr>
      <w:hyperlink w:anchor="_Toc272398387" w:history="1">
        <w:r w:rsidR="005176FF" w:rsidRPr="00EA5599">
          <w:rPr>
            <w:rStyle w:val="Hyperlink"/>
            <w:noProof/>
          </w:rPr>
          <w:t xml:space="preserve">Dining Services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_Toc272398387 \h </w:instrText>
        </w:r>
        <w:r>
          <w:rPr>
            <w:noProof/>
            <w:webHidden/>
          </w:rPr>
        </w:r>
        <w:r>
          <w:rPr>
            <w:noProof/>
            <w:webHidden/>
          </w:rPr>
          <w:fldChar w:fldCharType="separate"/>
        </w:r>
        <w:r w:rsidR="005176FF">
          <w:rPr>
            <w:noProof/>
            <w:webHidden/>
          </w:rPr>
          <w:t>37</w:t>
        </w:r>
        <w:r>
          <w:rPr>
            <w:noProof/>
            <w:webHidden/>
          </w:rPr>
          <w:fldChar w:fldCharType="end"/>
        </w:r>
      </w:hyperlink>
    </w:p>
    <w:p w:rsidR="005176FF" w:rsidRDefault="00B0536E">
      <w:pPr>
        <w:pStyle w:val="TOC2"/>
        <w:tabs>
          <w:tab w:val="left" w:pos="3160"/>
          <w:tab w:val="right" w:leader="dot" w:pos="10790"/>
        </w:tabs>
        <w:rPr>
          <w:rFonts w:asciiTheme="minorHAnsi" w:eastAsiaTheme="minorEastAsia" w:hAnsiTheme="minorHAnsi" w:cstheme="minorBidi"/>
          <w:noProof/>
          <w:sz w:val="22"/>
          <w:szCs w:val="22"/>
        </w:rPr>
      </w:pPr>
      <w:hyperlink w:anchor="_Toc272398388" w:history="1">
        <w:r w:rsidR="005176FF" w:rsidRPr="00EA5599">
          <w:rPr>
            <w:rStyle w:val="Hyperlink"/>
            <w:noProof/>
          </w:rPr>
          <w:t xml:space="preserve">Disability Support Services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_Toc272398388 \h </w:instrText>
        </w:r>
        <w:r>
          <w:rPr>
            <w:noProof/>
            <w:webHidden/>
          </w:rPr>
        </w:r>
        <w:r>
          <w:rPr>
            <w:noProof/>
            <w:webHidden/>
          </w:rPr>
          <w:fldChar w:fldCharType="separate"/>
        </w:r>
        <w:r w:rsidR="005176FF">
          <w:rPr>
            <w:noProof/>
            <w:webHidden/>
          </w:rPr>
          <w:t>37</w:t>
        </w:r>
        <w:r>
          <w:rPr>
            <w:noProof/>
            <w:webHidden/>
          </w:rPr>
          <w:fldChar w:fldCharType="end"/>
        </w:r>
      </w:hyperlink>
    </w:p>
    <w:p w:rsidR="005176FF" w:rsidRDefault="00B0536E">
      <w:pPr>
        <w:pStyle w:val="TOC2"/>
        <w:tabs>
          <w:tab w:val="left" w:pos="4446"/>
          <w:tab w:val="right" w:leader="dot" w:pos="10790"/>
        </w:tabs>
        <w:rPr>
          <w:rFonts w:asciiTheme="minorHAnsi" w:eastAsiaTheme="minorEastAsia" w:hAnsiTheme="minorHAnsi" w:cstheme="minorBidi"/>
          <w:noProof/>
          <w:sz w:val="22"/>
          <w:szCs w:val="22"/>
        </w:rPr>
      </w:pPr>
      <w:hyperlink w:anchor="_Toc272398389" w:history="1">
        <w:r w:rsidR="005176FF" w:rsidRPr="00EA5599">
          <w:rPr>
            <w:rStyle w:val="Hyperlink"/>
            <w:noProof/>
          </w:rPr>
          <w:t>Diversity &amp; Equal Opportunity, Office of</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_Toc272398389 \h </w:instrText>
        </w:r>
        <w:r>
          <w:rPr>
            <w:noProof/>
            <w:webHidden/>
          </w:rPr>
        </w:r>
        <w:r>
          <w:rPr>
            <w:noProof/>
            <w:webHidden/>
          </w:rPr>
          <w:fldChar w:fldCharType="separate"/>
        </w:r>
        <w:r w:rsidR="005176FF">
          <w:rPr>
            <w:noProof/>
            <w:webHidden/>
          </w:rPr>
          <w:t>37</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90" w:history="1">
        <w:r w:rsidR="005176FF" w:rsidRPr="00EA5599">
          <w:rPr>
            <w:rStyle w:val="Hyperlink"/>
            <w:noProof/>
          </w:rPr>
          <w:t>Drop/Add Period</w:t>
        </w:r>
        <w:r w:rsidR="005176FF">
          <w:rPr>
            <w:noProof/>
            <w:webHidden/>
          </w:rPr>
          <w:tab/>
        </w:r>
        <w:r>
          <w:rPr>
            <w:noProof/>
            <w:webHidden/>
          </w:rPr>
          <w:fldChar w:fldCharType="begin"/>
        </w:r>
        <w:r w:rsidR="005176FF">
          <w:rPr>
            <w:noProof/>
            <w:webHidden/>
          </w:rPr>
          <w:instrText xml:space="preserve"> PAGEREF _Toc272398390 \h </w:instrText>
        </w:r>
        <w:r>
          <w:rPr>
            <w:noProof/>
            <w:webHidden/>
          </w:rPr>
        </w:r>
        <w:r>
          <w:rPr>
            <w:noProof/>
            <w:webHidden/>
          </w:rPr>
          <w:fldChar w:fldCharType="separate"/>
        </w:r>
        <w:r w:rsidR="005176FF">
          <w:rPr>
            <w:noProof/>
            <w:webHidden/>
          </w:rPr>
          <w:t>37</w:t>
        </w:r>
        <w:r>
          <w:rPr>
            <w:noProof/>
            <w:webHidden/>
          </w:rPr>
          <w:fldChar w:fldCharType="end"/>
        </w:r>
      </w:hyperlink>
    </w:p>
    <w:p w:rsidR="005176FF" w:rsidRDefault="00B0536E">
      <w:pPr>
        <w:pStyle w:val="TOC2"/>
        <w:tabs>
          <w:tab w:val="left" w:pos="3852"/>
          <w:tab w:val="right" w:leader="dot" w:pos="10790"/>
        </w:tabs>
        <w:rPr>
          <w:rFonts w:asciiTheme="minorHAnsi" w:eastAsiaTheme="minorEastAsia" w:hAnsiTheme="minorHAnsi" w:cstheme="minorBidi"/>
          <w:noProof/>
          <w:sz w:val="22"/>
          <w:szCs w:val="22"/>
        </w:rPr>
      </w:pPr>
      <w:hyperlink w:anchor="_Toc272398391" w:history="1">
        <w:r w:rsidR="005176FF" w:rsidRPr="00EA5599">
          <w:rPr>
            <w:rStyle w:val="Hyperlink"/>
            <w:noProof/>
          </w:rPr>
          <w:t>Duplicate Social Security Numbers</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_Toc272398391 \h </w:instrText>
        </w:r>
        <w:r>
          <w:rPr>
            <w:noProof/>
            <w:webHidden/>
          </w:rPr>
        </w:r>
        <w:r>
          <w:rPr>
            <w:noProof/>
            <w:webHidden/>
          </w:rPr>
          <w:fldChar w:fldCharType="separate"/>
        </w:r>
        <w:r w:rsidR="005176FF">
          <w:rPr>
            <w:noProof/>
            <w:webHidden/>
          </w:rPr>
          <w:t>37</w:t>
        </w:r>
        <w:r>
          <w:rPr>
            <w:noProof/>
            <w:webHidden/>
          </w:rPr>
          <w:fldChar w:fldCharType="end"/>
        </w:r>
      </w:hyperlink>
    </w:p>
    <w:p w:rsidR="005176FF" w:rsidRDefault="00B0536E">
      <w:pPr>
        <w:pStyle w:val="TOC2"/>
        <w:tabs>
          <w:tab w:val="left" w:pos="3019"/>
          <w:tab w:val="right" w:leader="dot" w:pos="10790"/>
        </w:tabs>
        <w:rPr>
          <w:rFonts w:asciiTheme="minorHAnsi" w:eastAsiaTheme="minorEastAsia" w:hAnsiTheme="minorHAnsi" w:cstheme="minorBidi"/>
          <w:noProof/>
          <w:sz w:val="22"/>
          <w:szCs w:val="22"/>
        </w:rPr>
      </w:pPr>
      <w:hyperlink w:anchor="_Toc272398392" w:history="1">
        <w:r w:rsidR="005176FF" w:rsidRPr="00EA5599">
          <w:rPr>
            <w:rStyle w:val="Hyperlink"/>
            <w:noProof/>
          </w:rPr>
          <w:t xml:space="preserve">English Language Center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_Toc272398392 \h </w:instrText>
        </w:r>
        <w:r>
          <w:rPr>
            <w:noProof/>
            <w:webHidden/>
          </w:rPr>
        </w:r>
        <w:r>
          <w:rPr>
            <w:noProof/>
            <w:webHidden/>
          </w:rPr>
          <w:fldChar w:fldCharType="separate"/>
        </w:r>
        <w:r w:rsidR="005176FF">
          <w:rPr>
            <w:noProof/>
            <w:webHidden/>
          </w:rPr>
          <w:t>38</w:t>
        </w:r>
        <w:r>
          <w:rPr>
            <w:noProof/>
            <w:webHidden/>
          </w:rPr>
          <w:fldChar w:fldCharType="end"/>
        </w:r>
      </w:hyperlink>
    </w:p>
    <w:p w:rsidR="005176FF" w:rsidRDefault="00B0536E">
      <w:pPr>
        <w:pStyle w:val="TOC2"/>
        <w:tabs>
          <w:tab w:val="left" w:pos="3525"/>
          <w:tab w:val="right" w:leader="dot" w:pos="10790"/>
        </w:tabs>
        <w:rPr>
          <w:rFonts w:asciiTheme="minorHAnsi" w:eastAsiaTheme="minorEastAsia" w:hAnsiTheme="minorHAnsi" w:cstheme="minorBidi"/>
          <w:noProof/>
          <w:sz w:val="22"/>
          <w:szCs w:val="22"/>
        </w:rPr>
      </w:pPr>
      <w:hyperlink w:anchor="_Toc272398393" w:history="1">
        <w:r w:rsidR="005176FF" w:rsidRPr="00EA5599">
          <w:rPr>
            <w:rStyle w:val="Hyperlink"/>
            <w:noProof/>
          </w:rPr>
          <w:t xml:space="preserve">Event and Conference Services </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_Toc272398393 \h </w:instrText>
        </w:r>
        <w:r>
          <w:rPr>
            <w:noProof/>
            <w:webHidden/>
          </w:rPr>
        </w:r>
        <w:r>
          <w:rPr>
            <w:noProof/>
            <w:webHidden/>
          </w:rPr>
          <w:fldChar w:fldCharType="separate"/>
        </w:r>
        <w:r w:rsidR="005176FF">
          <w:rPr>
            <w:noProof/>
            <w:webHidden/>
          </w:rPr>
          <w:t>38</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94" w:history="1">
        <w:r w:rsidR="005176FF" w:rsidRPr="00EA5599">
          <w:rPr>
            <w:rStyle w:val="Hyperlink"/>
            <w:noProof/>
          </w:rPr>
          <w:t>Family Educational Rights and Privacy Act of 1974 (Buckley Amendment)</w:t>
        </w:r>
        <w:r w:rsidR="005176FF">
          <w:rPr>
            <w:noProof/>
            <w:webHidden/>
          </w:rPr>
          <w:tab/>
        </w:r>
        <w:r>
          <w:rPr>
            <w:noProof/>
            <w:webHidden/>
          </w:rPr>
          <w:fldChar w:fldCharType="begin"/>
        </w:r>
        <w:r w:rsidR="005176FF">
          <w:rPr>
            <w:noProof/>
            <w:webHidden/>
          </w:rPr>
          <w:instrText xml:space="preserve"> PAGEREF _Toc272398394 \h </w:instrText>
        </w:r>
        <w:r>
          <w:rPr>
            <w:noProof/>
            <w:webHidden/>
          </w:rPr>
        </w:r>
        <w:r>
          <w:rPr>
            <w:noProof/>
            <w:webHidden/>
          </w:rPr>
          <w:fldChar w:fldCharType="separate"/>
        </w:r>
        <w:r w:rsidR="005176FF">
          <w:rPr>
            <w:noProof/>
            <w:webHidden/>
          </w:rPr>
          <w:t>38</w:t>
        </w:r>
        <w:r>
          <w:rPr>
            <w:noProof/>
            <w:webHidden/>
          </w:rPr>
          <w:fldChar w:fldCharType="end"/>
        </w:r>
      </w:hyperlink>
    </w:p>
    <w:p w:rsidR="005176FF" w:rsidRDefault="00B0536E">
      <w:pPr>
        <w:pStyle w:val="TOC2"/>
        <w:tabs>
          <w:tab w:val="left" w:pos="2446"/>
          <w:tab w:val="right" w:leader="dot" w:pos="10790"/>
        </w:tabs>
        <w:rPr>
          <w:rFonts w:asciiTheme="minorHAnsi" w:eastAsiaTheme="minorEastAsia" w:hAnsiTheme="minorHAnsi" w:cstheme="minorBidi"/>
          <w:noProof/>
          <w:sz w:val="22"/>
          <w:szCs w:val="22"/>
        </w:rPr>
      </w:pPr>
      <w:hyperlink w:anchor="_Toc272398395" w:history="1">
        <w:r w:rsidR="005176FF" w:rsidRPr="00EA5599">
          <w:rPr>
            <w:rStyle w:val="Hyperlink"/>
            <w:noProof/>
          </w:rPr>
          <w:t>Financial Aid Office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_Toc272398395 \h </w:instrText>
        </w:r>
        <w:r>
          <w:rPr>
            <w:noProof/>
            <w:webHidden/>
          </w:rPr>
        </w:r>
        <w:r>
          <w:rPr>
            <w:noProof/>
            <w:webHidden/>
          </w:rPr>
          <w:fldChar w:fldCharType="separate"/>
        </w:r>
        <w:r w:rsidR="005176FF">
          <w:rPr>
            <w:noProof/>
            <w:webHidden/>
          </w:rPr>
          <w:t>38</w:t>
        </w:r>
        <w:r>
          <w:rPr>
            <w:noProof/>
            <w:webHidden/>
          </w:rPr>
          <w:fldChar w:fldCharType="end"/>
        </w:r>
      </w:hyperlink>
    </w:p>
    <w:p w:rsidR="005176FF" w:rsidRDefault="00B0536E">
      <w:pPr>
        <w:pStyle w:val="TOC2"/>
        <w:tabs>
          <w:tab w:val="left" w:pos="2493"/>
          <w:tab w:val="right" w:leader="dot" w:pos="10790"/>
        </w:tabs>
        <w:rPr>
          <w:rFonts w:asciiTheme="minorHAnsi" w:eastAsiaTheme="minorEastAsia" w:hAnsiTheme="minorHAnsi" w:cstheme="minorBidi"/>
          <w:noProof/>
          <w:sz w:val="22"/>
          <w:szCs w:val="22"/>
        </w:rPr>
      </w:pPr>
      <w:hyperlink w:anchor="_Toc272398396" w:history="1">
        <w:r w:rsidR="005176FF" w:rsidRPr="00EA5599">
          <w:rPr>
            <w:rStyle w:val="Hyperlink"/>
            <w:noProof/>
          </w:rPr>
          <w:t>Fine Arts Box Office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_Toc272398396 \h </w:instrText>
        </w:r>
        <w:r>
          <w:rPr>
            <w:noProof/>
            <w:webHidden/>
          </w:rPr>
        </w:r>
        <w:r>
          <w:rPr>
            <w:noProof/>
            <w:webHidden/>
          </w:rPr>
          <w:fldChar w:fldCharType="separate"/>
        </w:r>
        <w:r w:rsidR="005176FF">
          <w:rPr>
            <w:noProof/>
            <w:webHidden/>
          </w:rPr>
          <w:t>38</w:t>
        </w:r>
        <w:r>
          <w:rPr>
            <w:noProof/>
            <w:webHidden/>
          </w:rPr>
          <w:fldChar w:fldCharType="end"/>
        </w:r>
      </w:hyperlink>
    </w:p>
    <w:p w:rsidR="005176FF" w:rsidRDefault="00B0536E">
      <w:pPr>
        <w:pStyle w:val="TOC2"/>
        <w:tabs>
          <w:tab w:val="left" w:pos="2613"/>
          <w:tab w:val="right" w:leader="dot" w:pos="10790"/>
        </w:tabs>
        <w:rPr>
          <w:rFonts w:asciiTheme="minorHAnsi" w:eastAsiaTheme="minorEastAsia" w:hAnsiTheme="minorHAnsi" w:cstheme="minorBidi"/>
          <w:noProof/>
          <w:sz w:val="22"/>
          <w:szCs w:val="22"/>
        </w:rPr>
      </w:pPr>
      <w:hyperlink w:anchor="_Toc272398397" w:history="1">
        <w:r w:rsidR="005176FF" w:rsidRPr="00EA5599">
          <w:rPr>
            <w:rStyle w:val="Hyperlink"/>
            <w:noProof/>
          </w:rPr>
          <w:t xml:space="preserve">Fraternities/Sororities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_Toc272398397 \h </w:instrText>
        </w:r>
        <w:r>
          <w:rPr>
            <w:noProof/>
            <w:webHidden/>
          </w:rPr>
        </w:r>
        <w:r>
          <w:rPr>
            <w:noProof/>
            <w:webHidden/>
          </w:rPr>
          <w:fldChar w:fldCharType="separate"/>
        </w:r>
        <w:r w:rsidR="005176FF">
          <w:rPr>
            <w:noProof/>
            <w:webHidden/>
          </w:rPr>
          <w:t>38</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98" w:history="1">
        <w:r w:rsidR="005176FF" w:rsidRPr="00EA5599">
          <w:rPr>
            <w:rStyle w:val="Hyperlink"/>
            <w:noProof/>
          </w:rPr>
          <w:t>“FX” Grade</w:t>
        </w:r>
        <w:r w:rsidR="005176FF">
          <w:rPr>
            <w:noProof/>
            <w:webHidden/>
          </w:rPr>
          <w:tab/>
        </w:r>
        <w:r>
          <w:rPr>
            <w:noProof/>
            <w:webHidden/>
          </w:rPr>
          <w:fldChar w:fldCharType="begin"/>
        </w:r>
        <w:r w:rsidR="005176FF">
          <w:rPr>
            <w:noProof/>
            <w:webHidden/>
          </w:rPr>
          <w:instrText xml:space="preserve"> PAGEREF _Toc272398398 \h </w:instrText>
        </w:r>
        <w:r>
          <w:rPr>
            <w:noProof/>
            <w:webHidden/>
          </w:rPr>
        </w:r>
        <w:r>
          <w:rPr>
            <w:noProof/>
            <w:webHidden/>
          </w:rPr>
          <w:fldChar w:fldCharType="separate"/>
        </w:r>
        <w:r w:rsidR="005176FF">
          <w:rPr>
            <w:noProof/>
            <w:webHidden/>
          </w:rPr>
          <w:t>38</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399" w:history="1">
        <w:r w:rsidR="005176FF" w:rsidRPr="00EA5599">
          <w:rPr>
            <w:rStyle w:val="Hyperlink"/>
            <w:noProof/>
          </w:rPr>
          <w:t>Good Student Discount Form for Insurance</w:t>
        </w:r>
        <w:r w:rsidR="005176FF">
          <w:rPr>
            <w:noProof/>
            <w:webHidden/>
          </w:rPr>
          <w:tab/>
        </w:r>
        <w:r>
          <w:rPr>
            <w:noProof/>
            <w:webHidden/>
          </w:rPr>
          <w:fldChar w:fldCharType="begin"/>
        </w:r>
        <w:r w:rsidR="005176FF">
          <w:rPr>
            <w:noProof/>
            <w:webHidden/>
          </w:rPr>
          <w:instrText xml:space="preserve"> PAGEREF _Toc272398399 \h </w:instrText>
        </w:r>
        <w:r>
          <w:rPr>
            <w:noProof/>
            <w:webHidden/>
          </w:rPr>
        </w:r>
        <w:r>
          <w:rPr>
            <w:noProof/>
            <w:webHidden/>
          </w:rPr>
          <w:fldChar w:fldCharType="separate"/>
        </w:r>
        <w:r w:rsidR="005176FF">
          <w:rPr>
            <w:noProof/>
            <w:webHidden/>
          </w:rPr>
          <w:t>39</w:t>
        </w:r>
        <w:r>
          <w:rPr>
            <w:noProof/>
            <w:webHidden/>
          </w:rPr>
          <w:fldChar w:fldCharType="end"/>
        </w:r>
      </w:hyperlink>
    </w:p>
    <w:p w:rsidR="005176FF" w:rsidRDefault="00B0536E">
      <w:pPr>
        <w:pStyle w:val="TOC2"/>
        <w:tabs>
          <w:tab w:val="left" w:pos="2126"/>
          <w:tab w:val="right" w:leader="dot" w:pos="10790"/>
        </w:tabs>
        <w:rPr>
          <w:rFonts w:asciiTheme="minorHAnsi" w:eastAsiaTheme="minorEastAsia" w:hAnsiTheme="minorHAnsi" w:cstheme="minorBidi"/>
          <w:noProof/>
          <w:sz w:val="22"/>
          <w:szCs w:val="22"/>
        </w:rPr>
      </w:pPr>
      <w:hyperlink w:anchor="_Toc272398400" w:history="1">
        <w:r w:rsidR="005176FF" w:rsidRPr="00EA5599">
          <w:rPr>
            <w:rStyle w:val="Hyperlink"/>
            <w:noProof/>
          </w:rPr>
          <w:t xml:space="preserve">Graduate School </w:t>
        </w:r>
        <w:r w:rsidR="005176FF">
          <w:rPr>
            <w:rFonts w:asciiTheme="minorHAnsi" w:eastAsiaTheme="minorEastAsia" w:hAnsiTheme="minorHAnsi" w:cstheme="minorBidi"/>
            <w:noProof/>
            <w:sz w:val="22"/>
            <w:szCs w:val="22"/>
          </w:rPr>
          <w:tab/>
        </w:r>
        <w:r w:rsidR="005176FF">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_Toc272398400 \h </w:instrText>
        </w:r>
        <w:r>
          <w:rPr>
            <w:noProof/>
            <w:webHidden/>
          </w:rPr>
        </w:r>
        <w:r>
          <w:rPr>
            <w:noProof/>
            <w:webHidden/>
          </w:rPr>
          <w:fldChar w:fldCharType="separate"/>
        </w:r>
        <w:r w:rsidR="005176FF">
          <w:rPr>
            <w:noProof/>
            <w:webHidden/>
          </w:rPr>
          <w:t>39</w:t>
        </w:r>
        <w:r>
          <w:rPr>
            <w:noProof/>
            <w:webHidden/>
          </w:rPr>
          <w:fldChar w:fldCharType="end"/>
        </w:r>
      </w:hyperlink>
    </w:p>
    <w:p w:rsidR="005176FF" w:rsidRDefault="00B0536E">
      <w:pPr>
        <w:pStyle w:val="TOC2"/>
        <w:tabs>
          <w:tab w:val="left" w:pos="2793"/>
          <w:tab w:val="right" w:leader="dot" w:pos="10790"/>
        </w:tabs>
        <w:rPr>
          <w:rFonts w:asciiTheme="minorHAnsi" w:eastAsiaTheme="minorEastAsia" w:hAnsiTheme="minorHAnsi" w:cstheme="minorBidi"/>
          <w:noProof/>
          <w:sz w:val="22"/>
          <w:szCs w:val="22"/>
        </w:rPr>
      </w:pPr>
      <w:hyperlink w:anchor="_Toc272398401" w:history="1">
        <w:r w:rsidR="005176FF" w:rsidRPr="00EA5599">
          <w:rPr>
            <w:rStyle w:val="Hyperlink"/>
            <w:noProof/>
          </w:rPr>
          <w:t xml:space="preserve">Graduation Application </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_Toc272398401 \h </w:instrText>
        </w:r>
        <w:r>
          <w:rPr>
            <w:noProof/>
            <w:webHidden/>
          </w:rPr>
        </w:r>
        <w:r>
          <w:rPr>
            <w:noProof/>
            <w:webHidden/>
          </w:rPr>
          <w:fldChar w:fldCharType="separate"/>
        </w:r>
        <w:r w:rsidR="005176FF">
          <w:rPr>
            <w:noProof/>
            <w:webHidden/>
          </w:rPr>
          <w:t>39</w:t>
        </w:r>
        <w:r>
          <w:rPr>
            <w:noProof/>
            <w:webHidden/>
          </w:rPr>
          <w:fldChar w:fldCharType="end"/>
        </w:r>
      </w:hyperlink>
    </w:p>
    <w:p w:rsidR="005176FF" w:rsidRDefault="00B0536E">
      <w:pPr>
        <w:pStyle w:val="TOC3"/>
        <w:tabs>
          <w:tab w:val="right" w:leader="dot" w:pos="10790"/>
        </w:tabs>
        <w:rPr>
          <w:rFonts w:asciiTheme="minorHAnsi" w:eastAsiaTheme="minorEastAsia" w:hAnsiTheme="minorHAnsi" w:cstheme="minorBidi"/>
          <w:noProof/>
          <w:sz w:val="22"/>
          <w:szCs w:val="22"/>
        </w:rPr>
      </w:pPr>
      <w:hyperlink w:anchor="_Toc272398402" w:history="1">
        <w:r w:rsidR="005176FF" w:rsidRPr="00EA5599">
          <w:rPr>
            <w:rStyle w:val="Hyperlink"/>
            <w:noProof/>
          </w:rPr>
          <w:t>Undergraduate Deadlines</w:t>
        </w:r>
        <w:r w:rsidR="005176FF">
          <w:rPr>
            <w:noProof/>
            <w:webHidden/>
          </w:rPr>
          <w:tab/>
        </w:r>
        <w:r>
          <w:rPr>
            <w:noProof/>
            <w:webHidden/>
          </w:rPr>
          <w:fldChar w:fldCharType="begin"/>
        </w:r>
        <w:r w:rsidR="005176FF">
          <w:rPr>
            <w:noProof/>
            <w:webHidden/>
          </w:rPr>
          <w:instrText xml:space="preserve"> PAGEREF _Toc272398402 \h </w:instrText>
        </w:r>
        <w:r>
          <w:rPr>
            <w:noProof/>
            <w:webHidden/>
          </w:rPr>
        </w:r>
        <w:r>
          <w:rPr>
            <w:noProof/>
            <w:webHidden/>
          </w:rPr>
          <w:fldChar w:fldCharType="separate"/>
        </w:r>
        <w:r w:rsidR="005176FF">
          <w:rPr>
            <w:noProof/>
            <w:webHidden/>
          </w:rPr>
          <w:t>39</w:t>
        </w:r>
        <w:r>
          <w:rPr>
            <w:noProof/>
            <w:webHidden/>
          </w:rPr>
          <w:fldChar w:fldCharType="end"/>
        </w:r>
      </w:hyperlink>
    </w:p>
    <w:p w:rsidR="005176FF" w:rsidRDefault="00B0536E">
      <w:pPr>
        <w:pStyle w:val="TOC3"/>
        <w:tabs>
          <w:tab w:val="right" w:leader="dot" w:pos="10790"/>
        </w:tabs>
        <w:rPr>
          <w:rFonts w:asciiTheme="minorHAnsi" w:eastAsiaTheme="minorEastAsia" w:hAnsiTheme="minorHAnsi" w:cstheme="minorBidi"/>
          <w:noProof/>
          <w:sz w:val="22"/>
          <w:szCs w:val="22"/>
        </w:rPr>
      </w:pPr>
      <w:hyperlink w:anchor="_Toc272398403" w:history="1">
        <w:r w:rsidR="005176FF" w:rsidRPr="00EA5599">
          <w:rPr>
            <w:rStyle w:val="Hyperlink"/>
            <w:noProof/>
          </w:rPr>
          <w:t>Graduate Deadlines</w:t>
        </w:r>
        <w:r w:rsidR="005176FF">
          <w:rPr>
            <w:noProof/>
            <w:webHidden/>
          </w:rPr>
          <w:tab/>
        </w:r>
        <w:r>
          <w:rPr>
            <w:noProof/>
            <w:webHidden/>
          </w:rPr>
          <w:fldChar w:fldCharType="begin"/>
        </w:r>
        <w:r w:rsidR="005176FF">
          <w:rPr>
            <w:noProof/>
            <w:webHidden/>
          </w:rPr>
          <w:instrText xml:space="preserve"> PAGEREF _Toc272398403 \h </w:instrText>
        </w:r>
        <w:r>
          <w:rPr>
            <w:noProof/>
            <w:webHidden/>
          </w:rPr>
        </w:r>
        <w:r>
          <w:rPr>
            <w:noProof/>
            <w:webHidden/>
          </w:rPr>
          <w:fldChar w:fldCharType="separate"/>
        </w:r>
        <w:r w:rsidR="005176FF">
          <w:rPr>
            <w:noProof/>
            <w:webHidden/>
          </w:rPr>
          <w:t>39</w:t>
        </w:r>
        <w:r>
          <w:rPr>
            <w:noProof/>
            <w:webHidden/>
          </w:rPr>
          <w:fldChar w:fldCharType="end"/>
        </w:r>
      </w:hyperlink>
    </w:p>
    <w:p w:rsidR="005176FF" w:rsidRDefault="00B0536E">
      <w:pPr>
        <w:pStyle w:val="TOC2"/>
        <w:tabs>
          <w:tab w:val="left" w:pos="1799"/>
          <w:tab w:val="right" w:leader="dot" w:pos="10790"/>
        </w:tabs>
        <w:rPr>
          <w:rFonts w:asciiTheme="minorHAnsi" w:eastAsiaTheme="minorEastAsia" w:hAnsiTheme="minorHAnsi" w:cstheme="minorBidi"/>
          <w:noProof/>
          <w:sz w:val="22"/>
          <w:szCs w:val="22"/>
        </w:rPr>
      </w:pPr>
      <w:hyperlink w:anchor="_Toc272398404" w:history="1">
        <w:r w:rsidR="005176FF" w:rsidRPr="00EA5599">
          <w:rPr>
            <w:rStyle w:val="Hyperlink"/>
            <w:noProof/>
          </w:rPr>
          <w:t>Health Center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_Toc272398404 \h </w:instrText>
        </w:r>
        <w:r>
          <w:rPr>
            <w:noProof/>
            <w:webHidden/>
          </w:rPr>
        </w:r>
        <w:r>
          <w:rPr>
            <w:noProof/>
            <w:webHidden/>
          </w:rPr>
          <w:fldChar w:fldCharType="separate"/>
        </w:r>
        <w:r w:rsidR="005176FF">
          <w:rPr>
            <w:noProof/>
            <w:webHidden/>
          </w:rPr>
          <w:t>39</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05" w:history="1">
        <w:r w:rsidR="005176FF" w:rsidRPr="00EA5599">
          <w:rPr>
            <w:rStyle w:val="Hyperlink"/>
            <w:noProof/>
          </w:rPr>
          <w:t>Honors</w:t>
        </w:r>
        <w:r w:rsidR="005176FF">
          <w:rPr>
            <w:noProof/>
            <w:webHidden/>
          </w:rPr>
          <w:tab/>
        </w:r>
        <w:r>
          <w:rPr>
            <w:noProof/>
            <w:webHidden/>
          </w:rPr>
          <w:fldChar w:fldCharType="begin"/>
        </w:r>
        <w:r w:rsidR="005176FF">
          <w:rPr>
            <w:noProof/>
            <w:webHidden/>
          </w:rPr>
          <w:instrText xml:space="preserve"> PAGEREF _Toc272398405 \h </w:instrText>
        </w:r>
        <w:r>
          <w:rPr>
            <w:noProof/>
            <w:webHidden/>
          </w:rPr>
        </w:r>
        <w:r>
          <w:rPr>
            <w:noProof/>
            <w:webHidden/>
          </w:rPr>
          <w:fldChar w:fldCharType="separate"/>
        </w:r>
        <w:r w:rsidR="005176FF">
          <w:rPr>
            <w:noProof/>
            <w:webHidden/>
          </w:rPr>
          <w:t>39</w:t>
        </w:r>
        <w:r>
          <w:rPr>
            <w:noProof/>
            <w:webHidden/>
          </w:rPr>
          <w:fldChar w:fldCharType="end"/>
        </w:r>
      </w:hyperlink>
    </w:p>
    <w:p w:rsidR="005176FF" w:rsidRDefault="00B0536E">
      <w:pPr>
        <w:pStyle w:val="TOC2"/>
        <w:tabs>
          <w:tab w:val="left" w:pos="1973"/>
          <w:tab w:val="right" w:leader="dot" w:pos="10790"/>
        </w:tabs>
        <w:rPr>
          <w:rFonts w:asciiTheme="minorHAnsi" w:eastAsiaTheme="minorEastAsia" w:hAnsiTheme="minorHAnsi" w:cstheme="minorBidi"/>
          <w:noProof/>
          <w:sz w:val="22"/>
          <w:szCs w:val="22"/>
        </w:rPr>
      </w:pPr>
      <w:hyperlink w:anchor="_Toc272398406" w:history="1">
        <w:r w:rsidR="005176FF" w:rsidRPr="00EA5599">
          <w:rPr>
            <w:rStyle w:val="Hyperlink"/>
            <w:noProof/>
          </w:rPr>
          <w:t>Honors College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_Toc272398406 \h </w:instrText>
        </w:r>
        <w:r>
          <w:rPr>
            <w:noProof/>
            <w:webHidden/>
          </w:rPr>
        </w:r>
        <w:r>
          <w:rPr>
            <w:noProof/>
            <w:webHidden/>
          </w:rPr>
          <w:fldChar w:fldCharType="separate"/>
        </w:r>
        <w:r w:rsidR="005176FF">
          <w:rPr>
            <w:noProof/>
            <w:webHidden/>
          </w:rPr>
          <w:t>40</w:t>
        </w:r>
        <w:r>
          <w:rPr>
            <w:noProof/>
            <w:webHidden/>
          </w:rPr>
          <w:fldChar w:fldCharType="end"/>
        </w:r>
      </w:hyperlink>
    </w:p>
    <w:p w:rsidR="005176FF" w:rsidRDefault="00B0536E">
      <w:pPr>
        <w:pStyle w:val="TOC2"/>
        <w:tabs>
          <w:tab w:val="left" w:pos="3026"/>
          <w:tab w:val="right" w:leader="dot" w:pos="10790"/>
        </w:tabs>
        <w:rPr>
          <w:rFonts w:asciiTheme="minorHAnsi" w:eastAsiaTheme="minorEastAsia" w:hAnsiTheme="minorHAnsi" w:cstheme="minorBidi"/>
          <w:noProof/>
          <w:sz w:val="22"/>
          <w:szCs w:val="22"/>
        </w:rPr>
      </w:pPr>
      <w:hyperlink w:anchor="_Toc272398407" w:history="1">
        <w:r w:rsidR="005176FF" w:rsidRPr="00EA5599">
          <w:rPr>
            <w:rStyle w:val="Hyperlink"/>
            <w:noProof/>
          </w:rPr>
          <w:t>Housing &amp; Residence Life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_Toc272398407 \h </w:instrText>
        </w:r>
        <w:r>
          <w:rPr>
            <w:noProof/>
            <w:webHidden/>
          </w:rPr>
        </w:r>
        <w:r>
          <w:rPr>
            <w:noProof/>
            <w:webHidden/>
          </w:rPr>
          <w:fldChar w:fldCharType="separate"/>
        </w:r>
        <w:r w:rsidR="005176FF">
          <w:rPr>
            <w:noProof/>
            <w:webHidden/>
          </w:rPr>
          <w:t>40</w:t>
        </w:r>
        <w:r>
          <w:rPr>
            <w:noProof/>
            <w:webHidden/>
          </w:rPr>
          <w:fldChar w:fldCharType="end"/>
        </w:r>
      </w:hyperlink>
    </w:p>
    <w:p w:rsidR="005176FF" w:rsidRDefault="00B0536E">
      <w:pPr>
        <w:pStyle w:val="TOC2"/>
        <w:tabs>
          <w:tab w:val="left" w:pos="1760"/>
          <w:tab w:val="right" w:leader="dot" w:pos="10790"/>
        </w:tabs>
        <w:rPr>
          <w:rFonts w:asciiTheme="minorHAnsi" w:eastAsiaTheme="minorEastAsia" w:hAnsiTheme="minorHAnsi" w:cstheme="minorBidi"/>
          <w:noProof/>
          <w:sz w:val="22"/>
          <w:szCs w:val="22"/>
        </w:rPr>
      </w:pPr>
      <w:hyperlink w:anchor="_Toc272398408" w:history="1">
        <w:r w:rsidR="005176FF" w:rsidRPr="00EA5599">
          <w:rPr>
            <w:rStyle w:val="Hyperlink"/>
            <w:noProof/>
          </w:rPr>
          <w:t xml:space="preserve">ID Services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_Toc272398408 \h </w:instrText>
        </w:r>
        <w:r>
          <w:rPr>
            <w:noProof/>
            <w:webHidden/>
          </w:rPr>
        </w:r>
        <w:r>
          <w:rPr>
            <w:noProof/>
            <w:webHidden/>
          </w:rPr>
          <w:fldChar w:fldCharType="separate"/>
        </w:r>
        <w:r w:rsidR="005176FF">
          <w:rPr>
            <w:noProof/>
            <w:webHidden/>
          </w:rPr>
          <w:t>40</w:t>
        </w:r>
        <w:r>
          <w:rPr>
            <w:noProof/>
            <w:webHidden/>
          </w:rPr>
          <w:fldChar w:fldCharType="end"/>
        </w:r>
      </w:hyperlink>
    </w:p>
    <w:p w:rsidR="005176FF" w:rsidRDefault="00B0536E">
      <w:pPr>
        <w:pStyle w:val="TOC2"/>
        <w:tabs>
          <w:tab w:val="left" w:pos="3139"/>
          <w:tab w:val="right" w:leader="dot" w:pos="10790"/>
        </w:tabs>
        <w:rPr>
          <w:rFonts w:asciiTheme="minorHAnsi" w:eastAsiaTheme="minorEastAsia" w:hAnsiTheme="minorHAnsi" w:cstheme="minorBidi"/>
          <w:noProof/>
          <w:sz w:val="22"/>
          <w:szCs w:val="22"/>
        </w:rPr>
      </w:pPr>
      <w:hyperlink w:anchor="_Toc272398409" w:history="1">
        <w:r w:rsidR="005176FF" w:rsidRPr="00EA5599">
          <w:rPr>
            <w:rStyle w:val="Hyperlink"/>
            <w:noProof/>
          </w:rPr>
          <w:t xml:space="preserve">Insurance Plans (Students)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_Toc272398409 \h </w:instrText>
        </w:r>
        <w:r>
          <w:rPr>
            <w:noProof/>
            <w:webHidden/>
          </w:rPr>
        </w:r>
        <w:r>
          <w:rPr>
            <w:noProof/>
            <w:webHidden/>
          </w:rPr>
          <w:fldChar w:fldCharType="separate"/>
        </w:r>
        <w:r w:rsidR="005176FF">
          <w:rPr>
            <w:noProof/>
            <w:webHidden/>
          </w:rPr>
          <w:t>40</w:t>
        </w:r>
        <w:r>
          <w:rPr>
            <w:noProof/>
            <w:webHidden/>
          </w:rPr>
          <w:fldChar w:fldCharType="end"/>
        </w:r>
      </w:hyperlink>
    </w:p>
    <w:p w:rsidR="005176FF" w:rsidRDefault="00B0536E">
      <w:pPr>
        <w:pStyle w:val="TOC2"/>
        <w:tabs>
          <w:tab w:val="left" w:pos="2359"/>
          <w:tab w:val="right" w:leader="dot" w:pos="10790"/>
        </w:tabs>
        <w:rPr>
          <w:rFonts w:asciiTheme="minorHAnsi" w:eastAsiaTheme="minorEastAsia" w:hAnsiTheme="minorHAnsi" w:cstheme="minorBidi"/>
          <w:noProof/>
          <w:sz w:val="22"/>
          <w:szCs w:val="22"/>
        </w:rPr>
      </w:pPr>
      <w:hyperlink w:anchor="_Toc272398410" w:history="1">
        <w:r w:rsidR="005176FF" w:rsidRPr="00EA5599">
          <w:rPr>
            <w:rStyle w:val="Hyperlink"/>
            <w:noProof/>
          </w:rPr>
          <w:t>International House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_Toc272398410 \h </w:instrText>
        </w:r>
        <w:r>
          <w:rPr>
            <w:noProof/>
            <w:webHidden/>
          </w:rPr>
        </w:r>
        <w:r>
          <w:rPr>
            <w:noProof/>
            <w:webHidden/>
          </w:rPr>
          <w:fldChar w:fldCharType="separate"/>
        </w:r>
        <w:r w:rsidR="005176FF">
          <w:rPr>
            <w:noProof/>
            <w:webHidden/>
          </w:rPr>
          <w:t>40</w:t>
        </w:r>
        <w:r>
          <w:rPr>
            <w:noProof/>
            <w:webHidden/>
          </w:rPr>
          <w:fldChar w:fldCharType="end"/>
        </w:r>
      </w:hyperlink>
    </w:p>
    <w:p w:rsidR="005176FF" w:rsidRDefault="00B0536E">
      <w:pPr>
        <w:pStyle w:val="TOC2"/>
        <w:tabs>
          <w:tab w:val="left" w:pos="3546"/>
          <w:tab w:val="right" w:leader="dot" w:pos="10790"/>
        </w:tabs>
        <w:rPr>
          <w:rFonts w:asciiTheme="minorHAnsi" w:eastAsiaTheme="minorEastAsia" w:hAnsiTheme="minorHAnsi" w:cstheme="minorBidi"/>
          <w:noProof/>
          <w:sz w:val="22"/>
          <w:szCs w:val="22"/>
        </w:rPr>
      </w:pPr>
      <w:hyperlink w:anchor="_Toc272398411" w:history="1">
        <w:r w:rsidR="005176FF" w:rsidRPr="00EA5599">
          <w:rPr>
            <w:rStyle w:val="Hyperlink"/>
            <w:noProof/>
          </w:rPr>
          <w:t xml:space="preserve">International Student Exchange </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_Toc272398411 \h </w:instrText>
        </w:r>
        <w:r>
          <w:rPr>
            <w:noProof/>
            <w:webHidden/>
          </w:rPr>
        </w:r>
        <w:r>
          <w:rPr>
            <w:noProof/>
            <w:webHidden/>
          </w:rPr>
          <w:fldChar w:fldCharType="separate"/>
        </w:r>
        <w:r w:rsidR="005176FF">
          <w:rPr>
            <w:noProof/>
            <w:webHidden/>
          </w:rPr>
          <w:t>40</w:t>
        </w:r>
        <w:r>
          <w:rPr>
            <w:noProof/>
            <w:webHidden/>
          </w:rPr>
          <w:fldChar w:fldCharType="end"/>
        </w:r>
      </w:hyperlink>
    </w:p>
    <w:p w:rsidR="005176FF" w:rsidRDefault="00B0536E">
      <w:pPr>
        <w:pStyle w:val="TOC2"/>
        <w:tabs>
          <w:tab w:val="left" w:pos="4352"/>
          <w:tab w:val="right" w:leader="dot" w:pos="10790"/>
        </w:tabs>
        <w:rPr>
          <w:rFonts w:asciiTheme="minorHAnsi" w:eastAsiaTheme="minorEastAsia" w:hAnsiTheme="minorHAnsi" w:cstheme="minorBidi"/>
          <w:noProof/>
          <w:sz w:val="22"/>
          <w:szCs w:val="22"/>
        </w:rPr>
      </w:pPr>
      <w:hyperlink w:anchor="_Toc272398412" w:history="1">
        <w:r w:rsidR="005176FF" w:rsidRPr="00EA5599">
          <w:rPr>
            <w:rStyle w:val="Hyperlink"/>
            <w:noProof/>
          </w:rPr>
          <w:t>International Student and Scholar Office</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_Toc272398412 \h </w:instrText>
        </w:r>
        <w:r>
          <w:rPr>
            <w:noProof/>
            <w:webHidden/>
          </w:rPr>
        </w:r>
        <w:r>
          <w:rPr>
            <w:noProof/>
            <w:webHidden/>
          </w:rPr>
          <w:fldChar w:fldCharType="separate"/>
        </w:r>
        <w:r w:rsidR="005176FF">
          <w:rPr>
            <w:noProof/>
            <w:webHidden/>
          </w:rPr>
          <w:t>40</w:t>
        </w:r>
        <w:r>
          <w:rPr>
            <w:noProof/>
            <w:webHidden/>
          </w:rPr>
          <w:fldChar w:fldCharType="end"/>
        </w:r>
      </w:hyperlink>
    </w:p>
    <w:p w:rsidR="005176FF" w:rsidRDefault="00B0536E">
      <w:pPr>
        <w:pStyle w:val="TOC2"/>
        <w:tabs>
          <w:tab w:val="left" w:pos="2380"/>
          <w:tab w:val="right" w:leader="dot" w:pos="10790"/>
        </w:tabs>
        <w:rPr>
          <w:rFonts w:asciiTheme="minorHAnsi" w:eastAsiaTheme="minorEastAsia" w:hAnsiTheme="minorHAnsi" w:cstheme="minorBidi"/>
          <w:noProof/>
          <w:sz w:val="22"/>
          <w:szCs w:val="22"/>
        </w:rPr>
      </w:pPr>
      <w:hyperlink w:anchor="_Toc272398413" w:history="1">
        <w:r w:rsidR="005176FF" w:rsidRPr="00EA5599">
          <w:rPr>
            <w:rStyle w:val="Hyperlink"/>
            <w:noProof/>
          </w:rPr>
          <w:t xml:space="preserve">Internship Program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_Toc272398413 \h </w:instrText>
        </w:r>
        <w:r>
          <w:rPr>
            <w:noProof/>
            <w:webHidden/>
          </w:rPr>
        </w:r>
        <w:r>
          <w:rPr>
            <w:noProof/>
            <w:webHidden/>
          </w:rPr>
          <w:fldChar w:fldCharType="separate"/>
        </w:r>
        <w:r w:rsidR="005176FF">
          <w:rPr>
            <w:noProof/>
            <w:webHidden/>
          </w:rPr>
          <w:t>41</w:t>
        </w:r>
        <w:r>
          <w:rPr>
            <w:noProof/>
            <w:webHidden/>
          </w:rPr>
          <w:fldChar w:fldCharType="end"/>
        </w:r>
      </w:hyperlink>
    </w:p>
    <w:p w:rsidR="005176FF" w:rsidRDefault="00B0536E">
      <w:pPr>
        <w:pStyle w:val="TOC2"/>
        <w:tabs>
          <w:tab w:val="left" w:pos="1946"/>
          <w:tab w:val="right" w:leader="dot" w:pos="10790"/>
        </w:tabs>
        <w:rPr>
          <w:rFonts w:asciiTheme="minorHAnsi" w:eastAsiaTheme="minorEastAsia" w:hAnsiTheme="minorHAnsi" w:cstheme="minorBidi"/>
          <w:noProof/>
          <w:sz w:val="22"/>
          <w:szCs w:val="22"/>
        </w:rPr>
      </w:pPr>
      <w:hyperlink w:anchor="_Toc272398414" w:history="1">
        <w:r w:rsidR="005176FF" w:rsidRPr="00EA5599">
          <w:rPr>
            <w:rStyle w:val="Hyperlink"/>
            <w:noProof/>
          </w:rPr>
          <w:t>Judicial Affairs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_Toc272398414 \h </w:instrText>
        </w:r>
        <w:r>
          <w:rPr>
            <w:noProof/>
            <w:webHidden/>
          </w:rPr>
        </w:r>
        <w:r>
          <w:rPr>
            <w:noProof/>
            <w:webHidden/>
          </w:rPr>
          <w:fldChar w:fldCharType="separate"/>
        </w:r>
        <w:r w:rsidR="005176FF">
          <w:rPr>
            <w:noProof/>
            <w:webHidden/>
          </w:rPr>
          <w:t>41</w:t>
        </w:r>
        <w:r>
          <w:rPr>
            <w:noProof/>
            <w:webHidden/>
          </w:rPr>
          <w:fldChar w:fldCharType="end"/>
        </w:r>
      </w:hyperlink>
    </w:p>
    <w:p w:rsidR="005176FF" w:rsidRDefault="00B0536E">
      <w:pPr>
        <w:pStyle w:val="TOC2"/>
        <w:tabs>
          <w:tab w:val="left" w:pos="2746"/>
          <w:tab w:val="right" w:leader="dot" w:pos="10790"/>
        </w:tabs>
        <w:rPr>
          <w:rFonts w:asciiTheme="minorHAnsi" w:eastAsiaTheme="minorEastAsia" w:hAnsiTheme="minorHAnsi" w:cstheme="minorBidi"/>
          <w:noProof/>
          <w:sz w:val="22"/>
          <w:szCs w:val="22"/>
        </w:rPr>
      </w:pPr>
      <w:hyperlink w:anchor="_Toc272398415" w:history="1">
        <w:r w:rsidR="005176FF" w:rsidRPr="00EA5599">
          <w:rPr>
            <w:rStyle w:val="Hyperlink"/>
            <w:noProof/>
          </w:rPr>
          <w:t>Library, Albert S. Cook</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_Toc272398415 \h </w:instrText>
        </w:r>
        <w:r>
          <w:rPr>
            <w:noProof/>
            <w:webHidden/>
          </w:rPr>
        </w:r>
        <w:r>
          <w:rPr>
            <w:noProof/>
            <w:webHidden/>
          </w:rPr>
          <w:fldChar w:fldCharType="separate"/>
        </w:r>
        <w:r w:rsidR="005176FF">
          <w:rPr>
            <w:noProof/>
            <w:webHidden/>
          </w:rPr>
          <w:t>41</w:t>
        </w:r>
        <w:r>
          <w:rPr>
            <w:noProof/>
            <w:webHidden/>
          </w:rPr>
          <w:fldChar w:fldCharType="end"/>
        </w:r>
      </w:hyperlink>
    </w:p>
    <w:p w:rsidR="005176FF" w:rsidRDefault="00B0536E">
      <w:pPr>
        <w:pStyle w:val="TOC2"/>
        <w:tabs>
          <w:tab w:val="left" w:pos="1540"/>
          <w:tab w:val="right" w:leader="dot" w:pos="10790"/>
        </w:tabs>
        <w:rPr>
          <w:rFonts w:asciiTheme="minorHAnsi" w:eastAsiaTheme="minorEastAsia" w:hAnsiTheme="minorHAnsi" w:cstheme="minorBidi"/>
          <w:noProof/>
          <w:sz w:val="22"/>
          <w:szCs w:val="22"/>
        </w:rPr>
      </w:pPr>
      <w:hyperlink w:anchor="_Toc272398416" w:history="1">
        <w:r w:rsidR="005176FF" w:rsidRPr="00EA5599">
          <w:rPr>
            <w:rStyle w:val="Hyperlink"/>
            <w:noProof/>
          </w:rPr>
          <w:t>Meal Plans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_Toc272398416 \h </w:instrText>
        </w:r>
        <w:r>
          <w:rPr>
            <w:noProof/>
            <w:webHidden/>
          </w:rPr>
        </w:r>
        <w:r>
          <w:rPr>
            <w:noProof/>
            <w:webHidden/>
          </w:rPr>
          <w:fldChar w:fldCharType="separate"/>
        </w:r>
        <w:r w:rsidR="005176FF">
          <w:rPr>
            <w:noProof/>
            <w:webHidden/>
          </w:rPr>
          <w:t>41</w:t>
        </w:r>
        <w:r>
          <w:rPr>
            <w:noProof/>
            <w:webHidden/>
          </w:rPr>
          <w:fldChar w:fldCharType="end"/>
        </w:r>
      </w:hyperlink>
    </w:p>
    <w:p w:rsidR="005176FF" w:rsidRDefault="00B0536E">
      <w:pPr>
        <w:pStyle w:val="TOC2"/>
        <w:tabs>
          <w:tab w:val="left" w:pos="2593"/>
          <w:tab w:val="right" w:leader="dot" w:pos="10790"/>
        </w:tabs>
        <w:rPr>
          <w:rFonts w:asciiTheme="minorHAnsi" w:eastAsiaTheme="minorEastAsia" w:hAnsiTheme="minorHAnsi" w:cstheme="minorBidi"/>
          <w:noProof/>
          <w:sz w:val="22"/>
          <w:szCs w:val="22"/>
        </w:rPr>
      </w:pPr>
      <w:hyperlink w:anchor="_Toc272398417" w:history="1">
        <w:r w:rsidR="005176FF" w:rsidRPr="00EA5599">
          <w:rPr>
            <w:rStyle w:val="Hyperlink"/>
            <w:noProof/>
          </w:rPr>
          <w:t>Military Course Work</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_Toc272398417 \h </w:instrText>
        </w:r>
        <w:r>
          <w:rPr>
            <w:noProof/>
            <w:webHidden/>
          </w:rPr>
        </w:r>
        <w:r>
          <w:rPr>
            <w:noProof/>
            <w:webHidden/>
          </w:rPr>
          <w:fldChar w:fldCharType="separate"/>
        </w:r>
        <w:r w:rsidR="005176FF">
          <w:rPr>
            <w:noProof/>
            <w:webHidden/>
          </w:rPr>
          <w:t>41</w:t>
        </w:r>
        <w:r>
          <w:rPr>
            <w:noProof/>
            <w:webHidden/>
          </w:rPr>
          <w:fldChar w:fldCharType="end"/>
        </w:r>
      </w:hyperlink>
    </w:p>
    <w:p w:rsidR="005176FF" w:rsidRDefault="00B0536E">
      <w:pPr>
        <w:pStyle w:val="TOC2"/>
        <w:tabs>
          <w:tab w:val="left" w:pos="1760"/>
          <w:tab w:val="right" w:leader="dot" w:pos="10790"/>
        </w:tabs>
        <w:rPr>
          <w:rFonts w:asciiTheme="minorHAnsi" w:eastAsiaTheme="minorEastAsia" w:hAnsiTheme="minorHAnsi" w:cstheme="minorBidi"/>
          <w:noProof/>
          <w:sz w:val="22"/>
          <w:szCs w:val="22"/>
        </w:rPr>
      </w:pPr>
      <w:hyperlink w:anchor="_Toc272398418" w:history="1">
        <w:r w:rsidR="005176FF" w:rsidRPr="00EA5599">
          <w:rPr>
            <w:rStyle w:val="Hyperlink"/>
            <w:noProof/>
          </w:rPr>
          <w:t>Minimester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_Toc272398418 \h </w:instrText>
        </w:r>
        <w:r>
          <w:rPr>
            <w:noProof/>
            <w:webHidden/>
          </w:rPr>
        </w:r>
        <w:r>
          <w:rPr>
            <w:noProof/>
            <w:webHidden/>
          </w:rPr>
          <w:fldChar w:fldCharType="separate"/>
        </w:r>
        <w:r w:rsidR="005176FF">
          <w:rPr>
            <w:noProof/>
            <w:webHidden/>
          </w:rPr>
          <w:t>41</w:t>
        </w:r>
        <w:r>
          <w:rPr>
            <w:noProof/>
            <w:webHidden/>
          </w:rPr>
          <w:fldChar w:fldCharType="end"/>
        </w:r>
      </w:hyperlink>
    </w:p>
    <w:p w:rsidR="005176FF" w:rsidRDefault="00B0536E">
      <w:pPr>
        <w:pStyle w:val="TOC2"/>
        <w:tabs>
          <w:tab w:val="left" w:pos="3146"/>
          <w:tab w:val="right" w:leader="dot" w:pos="10790"/>
        </w:tabs>
        <w:rPr>
          <w:rFonts w:asciiTheme="minorHAnsi" w:eastAsiaTheme="minorEastAsia" w:hAnsiTheme="minorHAnsi" w:cstheme="minorBidi"/>
          <w:noProof/>
          <w:sz w:val="22"/>
          <w:szCs w:val="22"/>
        </w:rPr>
      </w:pPr>
      <w:hyperlink w:anchor="_Toc272398419" w:history="1">
        <w:r w:rsidR="005176FF" w:rsidRPr="00EA5599">
          <w:rPr>
            <w:rStyle w:val="Hyperlink"/>
            <w:noProof/>
          </w:rPr>
          <w:t xml:space="preserve">National Student Exchange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_Toc272398419 \h </w:instrText>
        </w:r>
        <w:r>
          <w:rPr>
            <w:noProof/>
            <w:webHidden/>
          </w:rPr>
        </w:r>
        <w:r>
          <w:rPr>
            <w:noProof/>
            <w:webHidden/>
          </w:rPr>
          <w:fldChar w:fldCharType="separate"/>
        </w:r>
        <w:r w:rsidR="005176FF">
          <w:rPr>
            <w:noProof/>
            <w:webHidden/>
          </w:rPr>
          <w:t>42</w:t>
        </w:r>
        <w:r>
          <w:rPr>
            <w:noProof/>
            <w:webHidden/>
          </w:rPr>
          <w:fldChar w:fldCharType="end"/>
        </w:r>
      </w:hyperlink>
    </w:p>
    <w:p w:rsidR="005176FF" w:rsidRDefault="00B0536E">
      <w:pPr>
        <w:pStyle w:val="TOC2"/>
        <w:tabs>
          <w:tab w:val="left" w:pos="2553"/>
          <w:tab w:val="right" w:leader="dot" w:pos="10790"/>
        </w:tabs>
        <w:rPr>
          <w:rFonts w:asciiTheme="minorHAnsi" w:eastAsiaTheme="minorEastAsia" w:hAnsiTheme="minorHAnsi" w:cstheme="minorBidi"/>
          <w:noProof/>
          <w:sz w:val="22"/>
          <w:szCs w:val="22"/>
        </w:rPr>
      </w:pPr>
      <w:hyperlink w:anchor="_Toc272398420" w:history="1">
        <w:r w:rsidR="005176FF" w:rsidRPr="00EA5599">
          <w:rPr>
            <w:rStyle w:val="Hyperlink"/>
            <w:noProof/>
          </w:rPr>
          <w:t xml:space="preserve">Non-Degree students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_Toc272398420 \h </w:instrText>
        </w:r>
        <w:r>
          <w:rPr>
            <w:noProof/>
            <w:webHidden/>
          </w:rPr>
        </w:r>
        <w:r>
          <w:rPr>
            <w:noProof/>
            <w:webHidden/>
          </w:rPr>
          <w:fldChar w:fldCharType="separate"/>
        </w:r>
        <w:r w:rsidR="005176FF">
          <w:rPr>
            <w:noProof/>
            <w:webHidden/>
          </w:rPr>
          <w:t>42</w:t>
        </w:r>
        <w:r>
          <w:rPr>
            <w:noProof/>
            <w:webHidden/>
          </w:rPr>
          <w:fldChar w:fldCharType="end"/>
        </w:r>
      </w:hyperlink>
    </w:p>
    <w:p w:rsidR="005176FF" w:rsidRDefault="00B0536E">
      <w:pPr>
        <w:pStyle w:val="TOC2"/>
        <w:tabs>
          <w:tab w:val="left" w:pos="1540"/>
          <w:tab w:val="right" w:leader="dot" w:pos="10790"/>
        </w:tabs>
        <w:rPr>
          <w:rFonts w:asciiTheme="minorHAnsi" w:eastAsiaTheme="minorEastAsia" w:hAnsiTheme="minorHAnsi" w:cstheme="minorBidi"/>
          <w:noProof/>
          <w:sz w:val="22"/>
          <w:szCs w:val="22"/>
        </w:rPr>
      </w:pPr>
      <w:hyperlink w:anchor="_Toc272398421" w:history="1">
        <w:r w:rsidR="005176FF" w:rsidRPr="00EA5599">
          <w:rPr>
            <w:rStyle w:val="Hyperlink"/>
            <w:noProof/>
          </w:rPr>
          <w:t>OneCard</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_Toc272398421 \h </w:instrText>
        </w:r>
        <w:r>
          <w:rPr>
            <w:noProof/>
            <w:webHidden/>
          </w:rPr>
        </w:r>
        <w:r>
          <w:rPr>
            <w:noProof/>
            <w:webHidden/>
          </w:rPr>
          <w:fldChar w:fldCharType="separate"/>
        </w:r>
        <w:r w:rsidR="005176FF">
          <w:rPr>
            <w:noProof/>
            <w:webHidden/>
          </w:rPr>
          <w:t>42</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22" w:history="1">
        <w:r w:rsidR="005176FF" w:rsidRPr="00EA5599">
          <w:rPr>
            <w:rStyle w:val="Hyperlink"/>
            <w:noProof/>
          </w:rPr>
          <w:t>Online Registration</w:t>
        </w:r>
        <w:r w:rsidR="005176FF">
          <w:rPr>
            <w:noProof/>
            <w:webHidden/>
          </w:rPr>
          <w:tab/>
        </w:r>
        <w:r>
          <w:rPr>
            <w:noProof/>
            <w:webHidden/>
          </w:rPr>
          <w:fldChar w:fldCharType="begin"/>
        </w:r>
        <w:r w:rsidR="005176FF">
          <w:rPr>
            <w:noProof/>
            <w:webHidden/>
          </w:rPr>
          <w:instrText xml:space="preserve"> PAGEREF _Toc272398422 \h </w:instrText>
        </w:r>
        <w:r>
          <w:rPr>
            <w:noProof/>
            <w:webHidden/>
          </w:rPr>
        </w:r>
        <w:r>
          <w:rPr>
            <w:noProof/>
            <w:webHidden/>
          </w:rPr>
          <w:fldChar w:fldCharType="separate"/>
        </w:r>
        <w:r w:rsidR="005176FF">
          <w:rPr>
            <w:noProof/>
            <w:webHidden/>
          </w:rPr>
          <w:t>42</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23" w:history="1">
        <w:r w:rsidR="005176FF" w:rsidRPr="00EA5599">
          <w:rPr>
            <w:rStyle w:val="Hyperlink"/>
            <w:noProof/>
          </w:rPr>
          <w:t>Online Services</w:t>
        </w:r>
        <w:r w:rsidR="005176FF">
          <w:rPr>
            <w:noProof/>
            <w:webHidden/>
          </w:rPr>
          <w:tab/>
        </w:r>
        <w:r>
          <w:rPr>
            <w:noProof/>
            <w:webHidden/>
          </w:rPr>
          <w:fldChar w:fldCharType="begin"/>
        </w:r>
        <w:r w:rsidR="005176FF">
          <w:rPr>
            <w:noProof/>
            <w:webHidden/>
          </w:rPr>
          <w:instrText xml:space="preserve"> PAGEREF _Toc272398423 \h </w:instrText>
        </w:r>
        <w:r>
          <w:rPr>
            <w:noProof/>
            <w:webHidden/>
          </w:rPr>
        </w:r>
        <w:r>
          <w:rPr>
            <w:noProof/>
            <w:webHidden/>
          </w:rPr>
          <w:fldChar w:fldCharType="separate"/>
        </w:r>
        <w:r w:rsidR="005176FF">
          <w:rPr>
            <w:noProof/>
            <w:webHidden/>
          </w:rPr>
          <w:t>42</w:t>
        </w:r>
        <w:r>
          <w:rPr>
            <w:noProof/>
            <w:webHidden/>
          </w:rPr>
          <w:fldChar w:fldCharType="end"/>
        </w:r>
      </w:hyperlink>
    </w:p>
    <w:p w:rsidR="005176FF" w:rsidRDefault="00B0536E">
      <w:pPr>
        <w:pStyle w:val="TOC2"/>
        <w:tabs>
          <w:tab w:val="left" w:pos="1760"/>
          <w:tab w:val="right" w:leader="dot" w:pos="10790"/>
        </w:tabs>
        <w:rPr>
          <w:rFonts w:asciiTheme="minorHAnsi" w:eastAsiaTheme="minorEastAsia" w:hAnsiTheme="minorHAnsi" w:cstheme="minorBidi"/>
          <w:noProof/>
          <w:sz w:val="22"/>
          <w:szCs w:val="22"/>
        </w:rPr>
      </w:pPr>
      <w:hyperlink w:anchor="_Toc272398424" w:history="1">
        <w:r w:rsidR="005176FF" w:rsidRPr="00EA5599">
          <w:rPr>
            <w:rStyle w:val="Hyperlink"/>
            <w:noProof/>
          </w:rPr>
          <w:t xml:space="preserve">Orientation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_Toc272398424 \h </w:instrText>
        </w:r>
        <w:r>
          <w:rPr>
            <w:noProof/>
            <w:webHidden/>
          </w:rPr>
        </w:r>
        <w:r>
          <w:rPr>
            <w:noProof/>
            <w:webHidden/>
          </w:rPr>
          <w:fldChar w:fldCharType="separate"/>
        </w:r>
        <w:r w:rsidR="005176FF">
          <w:rPr>
            <w:noProof/>
            <w:webHidden/>
          </w:rPr>
          <w:t>43</w:t>
        </w:r>
        <w:r>
          <w:rPr>
            <w:noProof/>
            <w:webHidden/>
          </w:rPr>
          <w:fldChar w:fldCharType="end"/>
        </w:r>
      </w:hyperlink>
    </w:p>
    <w:p w:rsidR="005176FF" w:rsidRDefault="00B0536E">
      <w:pPr>
        <w:pStyle w:val="TOC2"/>
        <w:tabs>
          <w:tab w:val="left" w:pos="2060"/>
          <w:tab w:val="right" w:leader="dot" w:pos="10790"/>
        </w:tabs>
        <w:rPr>
          <w:rFonts w:asciiTheme="minorHAnsi" w:eastAsiaTheme="minorEastAsia" w:hAnsiTheme="minorHAnsi" w:cstheme="minorBidi"/>
          <w:noProof/>
          <w:sz w:val="22"/>
          <w:szCs w:val="22"/>
        </w:rPr>
      </w:pPr>
      <w:hyperlink w:anchor="_Toc272398425" w:history="1">
        <w:r w:rsidR="005176FF" w:rsidRPr="00EA5599">
          <w:rPr>
            <w:rStyle w:val="Hyperlink"/>
            <w:noProof/>
          </w:rPr>
          <w:t xml:space="preserve">Parking Permits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_Toc272398425 \h </w:instrText>
        </w:r>
        <w:r>
          <w:rPr>
            <w:noProof/>
            <w:webHidden/>
          </w:rPr>
        </w:r>
        <w:r>
          <w:rPr>
            <w:noProof/>
            <w:webHidden/>
          </w:rPr>
          <w:fldChar w:fldCharType="separate"/>
        </w:r>
        <w:r w:rsidR="005176FF">
          <w:rPr>
            <w:noProof/>
            <w:webHidden/>
          </w:rPr>
          <w:t>43</w:t>
        </w:r>
        <w:r>
          <w:rPr>
            <w:noProof/>
            <w:webHidden/>
          </w:rPr>
          <w:fldChar w:fldCharType="end"/>
        </w:r>
      </w:hyperlink>
    </w:p>
    <w:p w:rsidR="005176FF" w:rsidRDefault="00B0536E">
      <w:pPr>
        <w:pStyle w:val="TOC2"/>
        <w:tabs>
          <w:tab w:val="left" w:pos="3567"/>
          <w:tab w:val="right" w:leader="dot" w:pos="10790"/>
        </w:tabs>
        <w:rPr>
          <w:rFonts w:asciiTheme="minorHAnsi" w:eastAsiaTheme="minorEastAsia" w:hAnsiTheme="minorHAnsi" w:cstheme="minorBidi"/>
          <w:noProof/>
          <w:sz w:val="22"/>
          <w:szCs w:val="22"/>
        </w:rPr>
      </w:pPr>
      <w:hyperlink w:anchor="_Toc272398426" w:history="1">
        <w:r w:rsidR="005176FF" w:rsidRPr="00EA5599">
          <w:rPr>
            <w:rStyle w:val="Hyperlink"/>
            <w:noProof/>
          </w:rPr>
          <w:t>Pass and Audit Grading Options</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_Toc272398426 \h </w:instrText>
        </w:r>
        <w:r>
          <w:rPr>
            <w:noProof/>
            <w:webHidden/>
          </w:rPr>
        </w:r>
        <w:r>
          <w:rPr>
            <w:noProof/>
            <w:webHidden/>
          </w:rPr>
          <w:fldChar w:fldCharType="separate"/>
        </w:r>
        <w:r w:rsidR="005176FF">
          <w:rPr>
            <w:noProof/>
            <w:webHidden/>
          </w:rPr>
          <w:t>43</w:t>
        </w:r>
        <w:r>
          <w:rPr>
            <w:noProof/>
            <w:webHidden/>
          </w:rPr>
          <w:fldChar w:fldCharType="end"/>
        </w:r>
      </w:hyperlink>
    </w:p>
    <w:p w:rsidR="005176FF" w:rsidRDefault="00B0536E">
      <w:pPr>
        <w:pStyle w:val="TOC2"/>
        <w:tabs>
          <w:tab w:val="left" w:pos="2239"/>
          <w:tab w:val="right" w:leader="dot" w:pos="10790"/>
        </w:tabs>
        <w:rPr>
          <w:rFonts w:asciiTheme="minorHAnsi" w:eastAsiaTheme="minorEastAsia" w:hAnsiTheme="minorHAnsi" w:cstheme="minorBidi"/>
          <w:noProof/>
          <w:sz w:val="22"/>
          <w:szCs w:val="22"/>
        </w:rPr>
      </w:pPr>
      <w:hyperlink w:anchor="_Toc272398427" w:history="1">
        <w:r w:rsidR="005176FF" w:rsidRPr="00EA5599">
          <w:rPr>
            <w:rStyle w:val="Hyperlink"/>
            <w:noProof/>
          </w:rPr>
          <w:t>Placement Testing</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_Toc272398427 \h </w:instrText>
        </w:r>
        <w:r>
          <w:rPr>
            <w:noProof/>
            <w:webHidden/>
          </w:rPr>
        </w:r>
        <w:r>
          <w:rPr>
            <w:noProof/>
            <w:webHidden/>
          </w:rPr>
          <w:fldChar w:fldCharType="separate"/>
        </w:r>
        <w:r w:rsidR="005176FF">
          <w:rPr>
            <w:noProof/>
            <w:webHidden/>
          </w:rPr>
          <w:t>43</w:t>
        </w:r>
        <w:r>
          <w:rPr>
            <w:noProof/>
            <w:webHidden/>
          </w:rPr>
          <w:fldChar w:fldCharType="end"/>
        </w:r>
      </w:hyperlink>
    </w:p>
    <w:p w:rsidR="005176FF" w:rsidRDefault="00B0536E">
      <w:pPr>
        <w:pStyle w:val="TOC2"/>
        <w:tabs>
          <w:tab w:val="left" w:pos="1760"/>
          <w:tab w:val="right" w:leader="dot" w:pos="10790"/>
        </w:tabs>
        <w:rPr>
          <w:rFonts w:asciiTheme="minorHAnsi" w:eastAsiaTheme="minorEastAsia" w:hAnsiTheme="minorHAnsi" w:cstheme="minorBidi"/>
          <w:noProof/>
          <w:sz w:val="22"/>
          <w:szCs w:val="22"/>
        </w:rPr>
      </w:pPr>
      <w:hyperlink w:anchor="_Toc272398428" w:history="1">
        <w:r w:rsidR="005176FF" w:rsidRPr="00EA5599">
          <w:rPr>
            <w:rStyle w:val="Hyperlink"/>
            <w:noProof/>
          </w:rPr>
          <w:t>Post Office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_Toc272398428 \h </w:instrText>
        </w:r>
        <w:r>
          <w:rPr>
            <w:noProof/>
            <w:webHidden/>
          </w:rPr>
        </w:r>
        <w:r>
          <w:rPr>
            <w:noProof/>
            <w:webHidden/>
          </w:rPr>
          <w:fldChar w:fldCharType="separate"/>
        </w:r>
        <w:r w:rsidR="005176FF">
          <w:rPr>
            <w:noProof/>
            <w:webHidden/>
          </w:rPr>
          <w:t>43</w:t>
        </w:r>
        <w:r>
          <w:rPr>
            <w:noProof/>
            <w:webHidden/>
          </w:rPr>
          <w:fldChar w:fldCharType="end"/>
        </w:r>
      </w:hyperlink>
    </w:p>
    <w:p w:rsidR="005176FF" w:rsidRDefault="00B0536E">
      <w:pPr>
        <w:pStyle w:val="TOC2"/>
        <w:tabs>
          <w:tab w:val="left" w:pos="3786"/>
          <w:tab w:val="right" w:leader="dot" w:pos="10790"/>
        </w:tabs>
        <w:rPr>
          <w:rFonts w:asciiTheme="minorHAnsi" w:eastAsiaTheme="minorEastAsia" w:hAnsiTheme="minorHAnsi" w:cstheme="minorBidi"/>
          <w:noProof/>
          <w:sz w:val="22"/>
          <w:szCs w:val="22"/>
        </w:rPr>
      </w:pPr>
      <w:hyperlink w:anchor="_Toc272398429" w:history="1">
        <w:r w:rsidR="005176FF" w:rsidRPr="00EA5599">
          <w:rPr>
            <w:rStyle w:val="Hyperlink"/>
            <w:noProof/>
          </w:rPr>
          <w:t>Readmission to Degree Candidacy</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_Toc272398429 \h </w:instrText>
        </w:r>
        <w:r>
          <w:rPr>
            <w:noProof/>
            <w:webHidden/>
          </w:rPr>
        </w:r>
        <w:r>
          <w:rPr>
            <w:noProof/>
            <w:webHidden/>
          </w:rPr>
          <w:fldChar w:fldCharType="separate"/>
        </w:r>
        <w:r w:rsidR="005176FF">
          <w:rPr>
            <w:noProof/>
            <w:webHidden/>
          </w:rPr>
          <w:t>44</w:t>
        </w:r>
        <w:r>
          <w:rPr>
            <w:noProof/>
            <w:webHidden/>
          </w:rPr>
          <w:fldChar w:fldCharType="end"/>
        </w:r>
      </w:hyperlink>
    </w:p>
    <w:p w:rsidR="005176FF" w:rsidRDefault="00B0536E">
      <w:pPr>
        <w:pStyle w:val="TOC2"/>
        <w:tabs>
          <w:tab w:val="left" w:pos="1320"/>
          <w:tab w:val="right" w:leader="dot" w:pos="10790"/>
        </w:tabs>
        <w:rPr>
          <w:rFonts w:asciiTheme="minorHAnsi" w:eastAsiaTheme="minorEastAsia" w:hAnsiTheme="minorHAnsi" w:cstheme="minorBidi"/>
          <w:noProof/>
          <w:sz w:val="22"/>
          <w:szCs w:val="22"/>
        </w:rPr>
      </w:pPr>
      <w:hyperlink w:anchor="_Toc272398430" w:history="1">
        <w:r w:rsidR="005176FF" w:rsidRPr="00EA5599">
          <w:rPr>
            <w:rStyle w:val="Hyperlink"/>
            <w:noProof/>
          </w:rPr>
          <w:t>Records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_Toc272398430 \h </w:instrText>
        </w:r>
        <w:r>
          <w:rPr>
            <w:noProof/>
            <w:webHidden/>
          </w:rPr>
        </w:r>
        <w:r>
          <w:rPr>
            <w:noProof/>
            <w:webHidden/>
          </w:rPr>
          <w:fldChar w:fldCharType="separate"/>
        </w:r>
        <w:r w:rsidR="005176FF">
          <w:rPr>
            <w:noProof/>
            <w:webHidden/>
          </w:rPr>
          <w:t>44</w:t>
        </w:r>
        <w:r>
          <w:rPr>
            <w:noProof/>
            <w:webHidden/>
          </w:rPr>
          <w:fldChar w:fldCharType="end"/>
        </w:r>
      </w:hyperlink>
    </w:p>
    <w:p w:rsidR="005176FF" w:rsidRDefault="00B0536E">
      <w:pPr>
        <w:pStyle w:val="TOC2"/>
        <w:tabs>
          <w:tab w:val="left" w:pos="1840"/>
          <w:tab w:val="right" w:leader="dot" w:pos="10790"/>
        </w:tabs>
        <w:rPr>
          <w:rFonts w:asciiTheme="minorHAnsi" w:eastAsiaTheme="minorEastAsia" w:hAnsiTheme="minorHAnsi" w:cstheme="minorBidi"/>
          <w:noProof/>
          <w:sz w:val="22"/>
          <w:szCs w:val="22"/>
        </w:rPr>
      </w:pPr>
      <w:hyperlink w:anchor="_Toc272398431" w:history="1">
        <w:r w:rsidR="005176FF" w:rsidRPr="00EA5599">
          <w:rPr>
            <w:rStyle w:val="Hyperlink"/>
            <w:noProof/>
          </w:rPr>
          <w:t>Refund Policy</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_Toc272398431 \h </w:instrText>
        </w:r>
        <w:r>
          <w:rPr>
            <w:noProof/>
            <w:webHidden/>
          </w:rPr>
        </w:r>
        <w:r>
          <w:rPr>
            <w:noProof/>
            <w:webHidden/>
          </w:rPr>
          <w:fldChar w:fldCharType="separate"/>
        </w:r>
        <w:r w:rsidR="005176FF">
          <w:rPr>
            <w:noProof/>
            <w:webHidden/>
          </w:rPr>
          <w:t>44</w:t>
        </w:r>
        <w:r>
          <w:rPr>
            <w:noProof/>
            <w:webHidden/>
          </w:rPr>
          <w:fldChar w:fldCharType="end"/>
        </w:r>
      </w:hyperlink>
    </w:p>
    <w:p w:rsidR="005176FF" w:rsidRDefault="00B0536E">
      <w:pPr>
        <w:pStyle w:val="TOC2"/>
        <w:tabs>
          <w:tab w:val="left" w:pos="1540"/>
          <w:tab w:val="right" w:leader="dot" w:pos="10790"/>
        </w:tabs>
        <w:rPr>
          <w:rFonts w:asciiTheme="minorHAnsi" w:eastAsiaTheme="minorEastAsia" w:hAnsiTheme="minorHAnsi" w:cstheme="minorBidi"/>
          <w:noProof/>
          <w:sz w:val="22"/>
          <w:szCs w:val="22"/>
        </w:rPr>
      </w:pPr>
      <w:hyperlink w:anchor="_Toc272398432" w:history="1">
        <w:r w:rsidR="005176FF" w:rsidRPr="00EA5599">
          <w:rPr>
            <w:rStyle w:val="Hyperlink"/>
            <w:noProof/>
          </w:rPr>
          <w:t>Registrar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_Toc272398432 \h </w:instrText>
        </w:r>
        <w:r>
          <w:rPr>
            <w:noProof/>
            <w:webHidden/>
          </w:rPr>
        </w:r>
        <w:r>
          <w:rPr>
            <w:noProof/>
            <w:webHidden/>
          </w:rPr>
          <w:fldChar w:fldCharType="separate"/>
        </w:r>
        <w:r w:rsidR="005176FF">
          <w:rPr>
            <w:noProof/>
            <w:webHidden/>
          </w:rPr>
          <w:t>44</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33" w:history="1">
        <w:r w:rsidR="005176FF" w:rsidRPr="00EA5599">
          <w:rPr>
            <w:rStyle w:val="Hyperlink"/>
            <w:noProof/>
          </w:rPr>
          <w:t>Repeat Course Form</w:t>
        </w:r>
        <w:r w:rsidR="005176FF">
          <w:rPr>
            <w:noProof/>
            <w:webHidden/>
          </w:rPr>
          <w:tab/>
        </w:r>
        <w:r>
          <w:rPr>
            <w:noProof/>
            <w:webHidden/>
          </w:rPr>
          <w:fldChar w:fldCharType="begin"/>
        </w:r>
        <w:r w:rsidR="005176FF">
          <w:rPr>
            <w:noProof/>
            <w:webHidden/>
          </w:rPr>
          <w:instrText xml:space="preserve"> PAGEREF _Toc272398433 \h </w:instrText>
        </w:r>
        <w:r>
          <w:rPr>
            <w:noProof/>
            <w:webHidden/>
          </w:rPr>
        </w:r>
        <w:r>
          <w:rPr>
            <w:noProof/>
            <w:webHidden/>
          </w:rPr>
          <w:fldChar w:fldCharType="separate"/>
        </w:r>
        <w:r w:rsidR="005176FF">
          <w:rPr>
            <w:noProof/>
            <w:webHidden/>
          </w:rPr>
          <w:t>44</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34" w:history="1">
        <w:r w:rsidR="005176FF" w:rsidRPr="00EA5599">
          <w:rPr>
            <w:rStyle w:val="Hyperlink"/>
            <w:noProof/>
          </w:rPr>
          <w:t>Repeating Courses</w:t>
        </w:r>
        <w:r w:rsidR="005176FF">
          <w:rPr>
            <w:noProof/>
            <w:webHidden/>
          </w:rPr>
          <w:tab/>
        </w:r>
        <w:r>
          <w:rPr>
            <w:noProof/>
            <w:webHidden/>
          </w:rPr>
          <w:fldChar w:fldCharType="begin"/>
        </w:r>
        <w:r w:rsidR="005176FF">
          <w:rPr>
            <w:noProof/>
            <w:webHidden/>
          </w:rPr>
          <w:instrText xml:space="preserve"> PAGEREF _Toc272398434 \h </w:instrText>
        </w:r>
        <w:r>
          <w:rPr>
            <w:noProof/>
            <w:webHidden/>
          </w:rPr>
        </w:r>
        <w:r>
          <w:rPr>
            <w:noProof/>
            <w:webHidden/>
          </w:rPr>
          <w:fldChar w:fldCharType="separate"/>
        </w:r>
        <w:r w:rsidR="005176FF">
          <w:rPr>
            <w:noProof/>
            <w:webHidden/>
          </w:rPr>
          <w:t>44</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35" w:history="1">
        <w:r w:rsidR="005176FF" w:rsidRPr="00EA5599">
          <w:rPr>
            <w:rStyle w:val="Hyperlink"/>
            <w:noProof/>
          </w:rPr>
          <w:t>Residency</w:t>
        </w:r>
        <w:r w:rsidR="005176FF">
          <w:rPr>
            <w:noProof/>
            <w:webHidden/>
          </w:rPr>
          <w:tab/>
        </w:r>
        <w:r>
          <w:rPr>
            <w:noProof/>
            <w:webHidden/>
          </w:rPr>
          <w:fldChar w:fldCharType="begin"/>
        </w:r>
        <w:r w:rsidR="005176FF">
          <w:rPr>
            <w:noProof/>
            <w:webHidden/>
          </w:rPr>
          <w:instrText xml:space="preserve"> PAGEREF _Toc272398435 \h </w:instrText>
        </w:r>
        <w:r>
          <w:rPr>
            <w:noProof/>
            <w:webHidden/>
          </w:rPr>
        </w:r>
        <w:r>
          <w:rPr>
            <w:noProof/>
            <w:webHidden/>
          </w:rPr>
          <w:fldChar w:fldCharType="separate"/>
        </w:r>
        <w:r w:rsidR="005176FF">
          <w:rPr>
            <w:noProof/>
            <w:webHidden/>
          </w:rPr>
          <w:t>45</w:t>
        </w:r>
        <w:r>
          <w:rPr>
            <w:noProof/>
            <w:webHidden/>
          </w:rPr>
          <w:fldChar w:fldCharType="end"/>
        </w:r>
      </w:hyperlink>
    </w:p>
    <w:p w:rsidR="005176FF" w:rsidRDefault="00B0536E">
      <w:pPr>
        <w:pStyle w:val="TOC2"/>
        <w:tabs>
          <w:tab w:val="left" w:pos="2587"/>
          <w:tab w:val="right" w:leader="dot" w:pos="10790"/>
        </w:tabs>
        <w:rPr>
          <w:rFonts w:asciiTheme="minorHAnsi" w:eastAsiaTheme="minorEastAsia" w:hAnsiTheme="minorHAnsi" w:cstheme="minorBidi"/>
          <w:noProof/>
          <w:sz w:val="22"/>
          <w:szCs w:val="22"/>
        </w:rPr>
      </w:pPr>
      <w:hyperlink w:anchor="_Toc272398436" w:history="1">
        <w:r w:rsidR="005176FF" w:rsidRPr="00EA5599">
          <w:rPr>
            <w:rStyle w:val="Hyperlink"/>
            <w:noProof/>
          </w:rPr>
          <w:t>Retail/Vending Points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_Toc272398436 \h </w:instrText>
        </w:r>
        <w:r>
          <w:rPr>
            <w:noProof/>
            <w:webHidden/>
          </w:rPr>
        </w:r>
        <w:r>
          <w:rPr>
            <w:noProof/>
            <w:webHidden/>
          </w:rPr>
          <w:fldChar w:fldCharType="separate"/>
        </w:r>
        <w:r w:rsidR="005176FF">
          <w:rPr>
            <w:noProof/>
            <w:webHidden/>
          </w:rPr>
          <w:t>45</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37" w:history="1">
        <w:r w:rsidR="005176FF" w:rsidRPr="00EA5599">
          <w:rPr>
            <w:rStyle w:val="Hyperlink"/>
            <w:noProof/>
          </w:rPr>
          <w:t>ROTC (Reserve Officers Training Corps)</w:t>
        </w:r>
        <w:r w:rsidR="005176FF">
          <w:rPr>
            <w:noProof/>
            <w:webHidden/>
          </w:rPr>
          <w:tab/>
        </w:r>
        <w:r>
          <w:rPr>
            <w:noProof/>
            <w:webHidden/>
          </w:rPr>
          <w:fldChar w:fldCharType="begin"/>
        </w:r>
        <w:r w:rsidR="005176FF">
          <w:rPr>
            <w:noProof/>
            <w:webHidden/>
          </w:rPr>
          <w:instrText xml:space="preserve"> PAGEREF _Toc272398437 \h </w:instrText>
        </w:r>
        <w:r>
          <w:rPr>
            <w:noProof/>
            <w:webHidden/>
          </w:rPr>
        </w:r>
        <w:r>
          <w:rPr>
            <w:noProof/>
            <w:webHidden/>
          </w:rPr>
          <w:fldChar w:fldCharType="separate"/>
        </w:r>
        <w:r w:rsidR="005176FF">
          <w:rPr>
            <w:noProof/>
            <w:webHidden/>
          </w:rPr>
          <w:t>45</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38" w:history="1">
        <w:r w:rsidR="005176FF" w:rsidRPr="00EA5599">
          <w:rPr>
            <w:rStyle w:val="Hyperlink"/>
            <w:noProof/>
          </w:rPr>
          <w:t>SAGE Program (Students Achieve Goals through Education)</w:t>
        </w:r>
        <w:r w:rsidR="005176FF">
          <w:rPr>
            <w:noProof/>
            <w:webHidden/>
          </w:rPr>
          <w:tab/>
        </w:r>
        <w:r>
          <w:rPr>
            <w:noProof/>
            <w:webHidden/>
          </w:rPr>
          <w:fldChar w:fldCharType="begin"/>
        </w:r>
        <w:r w:rsidR="005176FF">
          <w:rPr>
            <w:noProof/>
            <w:webHidden/>
          </w:rPr>
          <w:instrText xml:space="preserve"> PAGEREF _Toc272398438 \h </w:instrText>
        </w:r>
        <w:r>
          <w:rPr>
            <w:noProof/>
            <w:webHidden/>
          </w:rPr>
        </w:r>
        <w:r>
          <w:rPr>
            <w:noProof/>
            <w:webHidden/>
          </w:rPr>
          <w:fldChar w:fldCharType="separate"/>
        </w:r>
        <w:r w:rsidR="005176FF">
          <w:rPr>
            <w:noProof/>
            <w:webHidden/>
          </w:rPr>
          <w:t>45</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39" w:history="1">
        <w:r w:rsidR="005176FF" w:rsidRPr="00EA5599">
          <w:rPr>
            <w:rStyle w:val="Hyperlink"/>
            <w:noProof/>
          </w:rPr>
          <w:t>Satisfactory/Unsatisfactory (S/U) Grading</w:t>
        </w:r>
        <w:r w:rsidR="005176FF">
          <w:rPr>
            <w:noProof/>
            <w:webHidden/>
          </w:rPr>
          <w:tab/>
        </w:r>
        <w:r>
          <w:rPr>
            <w:noProof/>
            <w:webHidden/>
          </w:rPr>
          <w:fldChar w:fldCharType="begin"/>
        </w:r>
        <w:r w:rsidR="005176FF">
          <w:rPr>
            <w:noProof/>
            <w:webHidden/>
          </w:rPr>
          <w:instrText xml:space="preserve"> PAGEREF _Toc272398439 \h </w:instrText>
        </w:r>
        <w:r>
          <w:rPr>
            <w:noProof/>
            <w:webHidden/>
          </w:rPr>
        </w:r>
        <w:r>
          <w:rPr>
            <w:noProof/>
            <w:webHidden/>
          </w:rPr>
          <w:fldChar w:fldCharType="separate"/>
        </w:r>
        <w:r w:rsidR="005176FF">
          <w:rPr>
            <w:noProof/>
            <w:webHidden/>
          </w:rPr>
          <w:t>45</w:t>
        </w:r>
        <w:r>
          <w:rPr>
            <w:noProof/>
            <w:webHidden/>
          </w:rPr>
          <w:fldChar w:fldCharType="end"/>
        </w:r>
      </w:hyperlink>
    </w:p>
    <w:p w:rsidR="005176FF" w:rsidRDefault="00B0536E">
      <w:pPr>
        <w:pStyle w:val="TOC2"/>
        <w:tabs>
          <w:tab w:val="left" w:pos="1760"/>
          <w:tab w:val="right" w:leader="dot" w:pos="10790"/>
        </w:tabs>
        <w:rPr>
          <w:rFonts w:asciiTheme="minorHAnsi" w:eastAsiaTheme="minorEastAsia" w:hAnsiTheme="minorHAnsi" w:cstheme="minorBidi"/>
          <w:noProof/>
          <w:sz w:val="22"/>
          <w:szCs w:val="22"/>
        </w:rPr>
      </w:pPr>
      <w:hyperlink w:anchor="_Toc272398440" w:history="1">
        <w:r w:rsidR="005176FF" w:rsidRPr="00EA5599">
          <w:rPr>
            <w:rStyle w:val="Hyperlink"/>
            <w:noProof/>
          </w:rPr>
          <w:t xml:space="preserve">Scholarships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_Toc272398440 \h </w:instrText>
        </w:r>
        <w:r>
          <w:rPr>
            <w:noProof/>
            <w:webHidden/>
          </w:rPr>
        </w:r>
        <w:r>
          <w:rPr>
            <w:noProof/>
            <w:webHidden/>
          </w:rPr>
          <w:fldChar w:fldCharType="separate"/>
        </w:r>
        <w:r w:rsidR="005176FF">
          <w:rPr>
            <w:noProof/>
            <w:webHidden/>
          </w:rPr>
          <w:t>45</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41" w:history="1">
        <w:r w:rsidR="005176FF" w:rsidRPr="00EA5599">
          <w:rPr>
            <w:rStyle w:val="Hyperlink"/>
            <w:noProof/>
          </w:rPr>
          <w:t>Screened Majors</w:t>
        </w:r>
        <w:r w:rsidR="005176FF">
          <w:rPr>
            <w:noProof/>
            <w:webHidden/>
          </w:rPr>
          <w:tab/>
        </w:r>
        <w:r>
          <w:rPr>
            <w:noProof/>
            <w:webHidden/>
          </w:rPr>
          <w:fldChar w:fldCharType="begin"/>
        </w:r>
        <w:r w:rsidR="005176FF">
          <w:rPr>
            <w:noProof/>
            <w:webHidden/>
          </w:rPr>
          <w:instrText xml:space="preserve"> PAGEREF _Toc272398441 \h </w:instrText>
        </w:r>
        <w:r>
          <w:rPr>
            <w:noProof/>
            <w:webHidden/>
          </w:rPr>
        </w:r>
        <w:r>
          <w:rPr>
            <w:noProof/>
            <w:webHidden/>
          </w:rPr>
          <w:fldChar w:fldCharType="separate"/>
        </w:r>
        <w:r w:rsidR="005176FF">
          <w:rPr>
            <w:noProof/>
            <w:webHidden/>
          </w:rPr>
          <w:t>45</w:t>
        </w:r>
        <w:r>
          <w:rPr>
            <w:noProof/>
            <w:webHidden/>
          </w:rPr>
          <w:fldChar w:fldCharType="end"/>
        </w:r>
      </w:hyperlink>
    </w:p>
    <w:p w:rsidR="005176FF" w:rsidRDefault="00B0536E">
      <w:pPr>
        <w:pStyle w:val="TOC2"/>
        <w:tabs>
          <w:tab w:val="left" w:pos="3886"/>
          <w:tab w:val="right" w:leader="dot" w:pos="10790"/>
        </w:tabs>
        <w:rPr>
          <w:rFonts w:asciiTheme="minorHAnsi" w:eastAsiaTheme="minorEastAsia" w:hAnsiTheme="minorHAnsi" w:cstheme="minorBidi"/>
          <w:noProof/>
          <w:sz w:val="22"/>
          <w:szCs w:val="22"/>
        </w:rPr>
      </w:pPr>
      <w:hyperlink w:anchor="_Toc272398442" w:history="1">
        <w:r w:rsidR="005176FF" w:rsidRPr="00EA5599">
          <w:rPr>
            <w:rStyle w:val="Hyperlink"/>
            <w:noProof/>
          </w:rPr>
          <w:t xml:space="preserve">Second Bachelors Degree Program </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_Toc272398442 \h </w:instrText>
        </w:r>
        <w:r>
          <w:rPr>
            <w:noProof/>
            <w:webHidden/>
          </w:rPr>
        </w:r>
        <w:r>
          <w:rPr>
            <w:noProof/>
            <w:webHidden/>
          </w:rPr>
          <w:fldChar w:fldCharType="separate"/>
        </w:r>
        <w:r w:rsidR="005176FF">
          <w:rPr>
            <w:noProof/>
            <w:webHidden/>
          </w:rPr>
          <w:t>46</w:t>
        </w:r>
        <w:r>
          <w:rPr>
            <w:noProof/>
            <w:webHidden/>
          </w:rPr>
          <w:fldChar w:fldCharType="end"/>
        </w:r>
      </w:hyperlink>
    </w:p>
    <w:p w:rsidR="005176FF" w:rsidRDefault="00B0536E">
      <w:pPr>
        <w:pStyle w:val="TOC2"/>
        <w:tabs>
          <w:tab w:val="left" w:pos="3732"/>
          <w:tab w:val="right" w:leader="dot" w:pos="10790"/>
        </w:tabs>
        <w:rPr>
          <w:rFonts w:asciiTheme="minorHAnsi" w:eastAsiaTheme="minorEastAsia" w:hAnsiTheme="minorHAnsi" w:cstheme="minorBidi"/>
          <w:noProof/>
          <w:sz w:val="22"/>
          <w:szCs w:val="22"/>
        </w:rPr>
      </w:pPr>
      <w:hyperlink w:anchor="_Toc272398443" w:history="1">
        <w:r w:rsidR="005176FF" w:rsidRPr="00EA5599">
          <w:rPr>
            <w:rStyle w:val="Hyperlink"/>
            <w:noProof/>
          </w:rPr>
          <w:t>Speech-Language-Hearing Center</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_Toc272398443 \h </w:instrText>
        </w:r>
        <w:r>
          <w:rPr>
            <w:noProof/>
            <w:webHidden/>
          </w:rPr>
        </w:r>
        <w:r>
          <w:rPr>
            <w:noProof/>
            <w:webHidden/>
          </w:rPr>
          <w:fldChar w:fldCharType="separate"/>
        </w:r>
        <w:r w:rsidR="005176FF">
          <w:rPr>
            <w:noProof/>
            <w:webHidden/>
          </w:rPr>
          <w:t>46</w:t>
        </w:r>
        <w:r>
          <w:rPr>
            <w:noProof/>
            <w:webHidden/>
          </w:rPr>
          <w:fldChar w:fldCharType="end"/>
        </w:r>
      </w:hyperlink>
    </w:p>
    <w:p w:rsidR="005176FF" w:rsidRDefault="00B0536E">
      <w:pPr>
        <w:pStyle w:val="TOC2"/>
        <w:tabs>
          <w:tab w:val="left" w:pos="3179"/>
          <w:tab w:val="right" w:leader="dot" w:pos="10790"/>
        </w:tabs>
        <w:rPr>
          <w:rFonts w:asciiTheme="minorHAnsi" w:eastAsiaTheme="minorEastAsia" w:hAnsiTheme="minorHAnsi" w:cstheme="minorBidi"/>
          <w:noProof/>
          <w:sz w:val="22"/>
          <w:szCs w:val="22"/>
        </w:rPr>
      </w:pPr>
      <w:hyperlink w:anchor="_Toc272398444" w:history="1">
        <w:r w:rsidR="005176FF" w:rsidRPr="00EA5599">
          <w:rPr>
            <w:rStyle w:val="Hyperlink"/>
            <w:noProof/>
          </w:rPr>
          <w:t>Student Activities, Office of</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_Toc272398444 \h </w:instrText>
        </w:r>
        <w:r>
          <w:rPr>
            <w:noProof/>
            <w:webHidden/>
          </w:rPr>
        </w:r>
        <w:r>
          <w:rPr>
            <w:noProof/>
            <w:webHidden/>
          </w:rPr>
          <w:fldChar w:fldCharType="separate"/>
        </w:r>
        <w:r w:rsidR="005176FF">
          <w:rPr>
            <w:noProof/>
            <w:webHidden/>
          </w:rPr>
          <w:t>46</w:t>
        </w:r>
        <w:r>
          <w:rPr>
            <w:noProof/>
            <w:webHidden/>
          </w:rPr>
          <w:fldChar w:fldCharType="end"/>
        </w:r>
      </w:hyperlink>
    </w:p>
    <w:p w:rsidR="005176FF" w:rsidRDefault="00B0536E">
      <w:pPr>
        <w:pStyle w:val="TOC2"/>
        <w:tabs>
          <w:tab w:val="left" w:pos="3646"/>
          <w:tab w:val="right" w:leader="dot" w:pos="10790"/>
        </w:tabs>
        <w:rPr>
          <w:rFonts w:asciiTheme="minorHAnsi" w:eastAsiaTheme="minorEastAsia" w:hAnsiTheme="minorHAnsi" w:cstheme="minorBidi"/>
          <w:noProof/>
          <w:sz w:val="22"/>
          <w:szCs w:val="22"/>
        </w:rPr>
      </w:pPr>
      <w:hyperlink w:anchor="_Toc272398445" w:history="1">
        <w:r w:rsidR="005176FF" w:rsidRPr="00EA5599">
          <w:rPr>
            <w:rStyle w:val="Hyperlink"/>
            <w:noProof/>
          </w:rPr>
          <w:t>Student Government Association</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_Toc272398445 \h </w:instrText>
        </w:r>
        <w:r>
          <w:rPr>
            <w:noProof/>
            <w:webHidden/>
          </w:rPr>
        </w:r>
        <w:r>
          <w:rPr>
            <w:noProof/>
            <w:webHidden/>
          </w:rPr>
          <w:fldChar w:fldCharType="separate"/>
        </w:r>
        <w:r w:rsidR="005176FF">
          <w:rPr>
            <w:noProof/>
            <w:webHidden/>
          </w:rPr>
          <w:t>46</w:t>
        </w:r>
        <w:r>
          <w:rPr>
            <w:noProof/>
            <w:webHidden/>
          </w:rPr>
          <w:fldChar w:fldCharType="end"/>
        </w:r>
      </w:hyperlink>
    </w:p>
    <w:p w:rsidR="005176FF" w:rsidRDefault="00B0536E">
      <w:pPr>
        <w:pStyle w:val="TOC2"/>
        <w:tabs>
          <w:tab w:val="left" w:pos="2473"/>
          <w:tab w:val="right" w:leader="dot" w:pos="10790"/>
        </w:tabs>
        <w:rPr>
          <w:rFonts w:asciiTheme="minorHAnsi" w:eastAsiaTheme="minorEastAsia" w:hAnsiTheme="minorHAnsi" w:cstheme="minorBidi"/>
          <w:noProof/>
          <w:sz w:val="22"/>
          <w:szCs w:val="22"/>
        </w:rPr>
      </w:pPr>
      <w:hyperlink w:anchor="_Toc272398446" w:history="1">
        <w:r w:rsidR="005176FF" w:rsidRPr="00EA5599">
          <w:rPr>
            <w:rStyle w:val="Hyperlink"/>
            <w:noProof/>
          </w:rPr>
          <w:t>Study Abroad Office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_Toc272398446 \h </w:instrText>
        </w:r>
        <w:r>
          <w:rPr>
            <w:noProof/>
            <w:webHidden/>
          </w:rPr>
        </w:r>
        <w:r>
          <w:rPr>
            <w:noProof/>
            <w:webHidden/>
          </w:rPr>
          <w:fldChar w:fldCharType="separate"/>
        </w:r>
        <w:r w:rsidR="005176FF">
          <w:rPr>
            <w:noProof/>
            <w:webHidden/>
          </w:rPr>
          <w:t>46</w:t>
        </w:r>
        <w:r>
          <w:rPr>
            <w:noProof/>
            <w:webHidden/>
          </w:rPr>
          <w:fldChar w:fldCharType="end"/>
        </w:r>
      </w:hyperlink>
    </w:p>
    <w:p w:rsidR="005176FF" w:rsidRDefault="00B0536E">
      <w:pPr>
        <w:pStyle w:val="TOC2"/>
        <w:tabs>
          <w:tab w:val="left" w:pos="2266"/>
          <w:tab w:val="right" w:leader="dot" w:pos="10790"/>
        </w:tabs>
        <w:rPr>
          <w:rFonts w:asciiTheme="minorHAnsi" w:eastAsiaTheme="minorEastAsia" w:hAnsiTheme="minorHAnsi" w:cstheme="minorBidi"/>
          <w:noProof/>
          <w:sz w:val="22"/>
          <w:szCs w:val="22"/>
        </w:rPr>
      </w:pPr>
      <w:hyperlink w:anchor="_Toc272398447" w:history="1">
        <w:r w:rsidR="005176FF" w:rsidRPr="00EA5599">
          <w:rPr>
            <w:rStyle w:val="Hyperlink"/>
            <w:noProof/>
          </w:rPr>
          <w:t>Summer Trimester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_Toc272398447 \h </w:instrText>
        </w:r>
        <w:r>
          <w:rPr>
            <w:noProof/>
            <w:webHidden/>
          </w:rPr>
        </w:r>
        <w:r>
          <w:rPr>
            <w:noProof/>
            <w:webHidden/>
          </w:rPr>
          <w:fldChar w:fldCharType="separate"/>
        </w:r>
        <w:r w:rsidR="005176FF">
          <w:rPr>
            <w:noProof/>
            <w:webHidden/>
          </w:rPr>
          <w:t>46</w:t>
        </w:r>
        <w:r>
          <w:rPr>
            <w:noProof/>
            <w:webHidden/>
          </w:rPr>
          <w:fldChar w:fldCharType="end"/>
        </w:r>
      </w:hyperlink>
    </w:p>
    <w:p w:rsidR="005176FF" w:rsidRDefault="00B0536E">
      <w:pPr>
        <w:pStyle w:val="TOC2"/>
        <w:tabs>
          <w:tab w:val="left" w:pos="3472"/>
          <w:tab w:val="right" w:leader="dot" w:pos="10790"/>
        </w:tabs>
        <w:rPr>
          <w:rFonts w:asciiTheme="minorHAnsi" w:eastAsiaTheme="minorEastAsia" w:hAnsiTheme="minorHAnsi" w:cstheme="minorBidi"/>
          <w:noProof/>
          <w:sz w:val="22"/>
          <w:szCs w:val="22"/>
        </w:rPr>
      </w:pPr>
      <w:hyperlink w:anchor="_Toc272398448" w:history="1">
        <w:r w:rsidR="005176FF" w:rsidRPr="00EA5599">
          <w:rPr>
            <w:rStyle w:val="Hyperlink"/>
            <w:noProof/>
          </w:rPr>
          <w:t>Technology Services, Office of</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_Toc272398448 \h </w:instrText>
        </w:r>
        <w:r>
          <w:rPr>
            <w:noProof/>
            <w:webHidden/>
          </w:rPr>
        </w:r>
        <w:r>
          <w:rPr>
            <w:noProof/>
            <w:webHidden/>
          </w:rPr>
          <w:fldChar w:fldCharType="separate"/>
        </w:r>
        <w:r w:rsidR="005176FF">
          <w:rPr>
            <w:noProof/>
            <w:webHidden/>
          </w:rPr>
          <w:t>47</w:t>
        </w:r>
        <w:r>
          <w:rPr>
            <w:noProof/>
            <w:webHidden/>
          </w:rPr>
          <w:fldChar w:fldCharType="end"/>
        </w:r>
      </w:hyperlink>
    </w:p>
    <w:p w:rsidR="005176FF" w:rsidRDefault="00B0536E">
      <w:pPr>
        <w:pStyle w:val="TOC2"/>
        <w:tabs>
          <w:tab w:val="left" w:pos="2753"/>
          <w:tab w:val="right" w:leader="dot" w:pos="10790"/>
        </w:tabs>
        <w:rPr>
          <w:rFonts w:asciiTheme="minorHAnsi" w:eastAsiaTheme="minorEastAsia" w:hAnsiTheme="minorHAnsi" w:cstheme="minorBidi"/>
          <w:noProof/>
          <w:sz w:val="22"/>
          <w:szCs w:val="22"/>
        </w:rPr>
      </w:pPr>
      <w:hyperlink w:anchor="_Toc272398449" w:history="1">
        <w:r w:rsidR="005176FF" w:rsidRPr="00EA5599">
          <w:rPr>
            <w:rStyle w:val="Hyperlink"/>
            <w:noProof/>
          </w:rPr>
          <w:t>Testing Services Center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_Toc272398449 \h </w:instrText>
        </w:r>
        <w:r>
          <w:rPr>
            <w:noProof/>
            <w:webHidden/>
          </w:rPr>
        </w:r>
        <w:r>
          <w:rPr>
            <w:noProof/>
            <w:webHidden/>
          </w:rPr>
          <w:fldChar w:fldCharType="separate"/>
        </w:r>
        <w:r w:rsidR="005176FF">
          <w:rPr>
            <w:noProof/>
            <w:webHidden/>
          </w:rPr>
          <w:t>47</w:t>
        </w:r>
        <w:r>
          <w:rPr>
            <w:noProof/>
            <w:webHidden/>
          </w:rPr>
          <w:fldChar w:fldCharType="end"/>
        </w:r>
      </w:hyperlink>
    </w:p>
    <w:p w:rsidR="005176FF" w:rsidRDefault="00B0536E">
      <w:pPr>
        <w:pStyle w:val="TOC2"/>
        <w:tabs>
          <w:tab w:val="left" w:pos="3246"/>
          <w:tab w:val="right" w:leader="dot" w:pos="10790"/>
        </w:tabs>
        <w:rPr>
          <w:rFonts w:asciiTheme="minorHAnsi" w:eastAsiaTheme="minorEastAsia" w:hAnsiTheme="minorHAnsi" w:cstheme="minorBidi"/>
          <w:noProof/>
          <w:sz w:val="22"/>
          <w:szCs w:val="22"/>
        </w:rPr>
      </w:pPr>
      <w:hyperlink w:anchor="_Toc272398450" w:history="1">
        <w:r w:rsidR="005176FF" w:rsidRPr="00EA5599">
          <w:rPr>
            <w:rStyle w:val="Hyperlink"/>
            <w:noProof/>
          </w:rPr>
          <w:t>Transfer Evaluation Services</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_Toc272398450 \h </w:instrText>
        </w:r>
        <w:r>
          <w:rPr>
            <w:noProof/>
            <w:webHidden/>
          </w:rPr>
        </w:r>
        <w:r>
          <w:rPr>
            <w:noProof/>
            <w:webHidden/>
          </w:rPr>
          <w:fldChar w:fldCharType="separate"/>
        </w:r>
        <w:r w:rsidR="005176FF">
          <w:rPr>
            <w:noProof/>
            <w:webHidden/>
          </w:rPr>
          <w:t>47</w:t>
        </w:r>
        <w:r>
          <w:rPr>
            <w:noProof/>
            <w:webHidden/>
          </w:rPr>
          <w:fldChar w:fldCharType="end"/>
        </w:r>
      </w:hyperlink>
    </w:p>
    <w:p w:rsidR="005176FF" w:rsidRDefault="00B0536E">
      <w:pPr>
        <w:pStyle w:val="TOC2"/>
        <w:tabs>
          <w:tab w:val="left" w:pos="2133"/>
          <w:tab w:val="right" w:leader="dot" w:pos="10790"/>
        </w:tabs>
        <w:rPr>
          <w:rFonts w:asciiTheme="minorHAnsi" w:eastAsiaTheme="minorEastAsia" w:hAnsiTheme="minorHAnsi" w:cstheme="minorBidi"/>
          <w:noProof/>
          <w:sz w:val="22"/>
          <w:szCs w:val="22"/>
        </w:rPr>
      </w:pPr>
      <w:hyperlink w:anchor="_Toc272398451" w:history="1">
        <w:r w:rsidR="005176FF" w:rsidRPr="00EA5599">
          <w:rPr>
            <w:rStyle w:val="Hyperlink"/>
            <w:noProof/>
          </w:rPr>
          <w:t>University Police</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_Toc272398451 \h </w:instrText>
        </w:r>
        <w:r>
          <w:rPr>
            <w:noProof/>
            <w:webHidden/>
          </w:rPr>
        </w:r>
        <w:r>
          <w:rPr>
            <w:noProof/>
            <w:webHidden/>
          </w:rPr>
          <w:fldChar w:fldCharType="separate"/>
        </w:r>
        <w:r w:rsidR="005176FF">
          <w:rPr>
            <w:noProof/>
            <w:webHidden/>
          </w:rPr>
          <w:t>47</w:t>
        </w:r>
        <w:r>
          <w:rPr>
            <w:noProof/>
            <w:webHidden/>
          </w:rPr>
          <w:fldChar w:fldCharType="end"/>
        </w:r>
      </w:hyperlink>
    </w:p>
    <w:p w:rsidR="005176FF" w:rsidRDefault="00B0536E">
      <w:pPr>
        <w:pStyle w:val="TOC2"/>
        <w:tabs>
          <w:tab w:val="left" w:pos="2100"/>
          <w:tab w:val="right" w:leader="dot" w:pos="10790"/>
        </w:tabs>
        <w:rPr>
          <w:rFonts w:asciiTheme="minorHAnsi" w:eastAsiaTheme="minorEastAsia" w:hAnsiTheme="minorHAnsi" w:cstheme="minorBidi"/>
          <w:noProof/>
          <w:sz w:val="22"/>
          <w:szCs w:val="22"/>
        </w:rPr>
      </w:pPr>
      <w:hyperlink w:anchor="_Toc272398452" w:history="1">
        <w:r w:rsidR="005176FF" w:rsidRPr="00EA5599">
          <w:rPr>
            <w:rStyle w:val="Hyperlink"/>
            <w:noProof/>
          </w:rPr>
          <w:t xml:space="preserve">University Store </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_Toc272398452 \h </w:instrText>
        </w:r>
        <w:r>
          <w:rPr>
            <w:noProof/>
            <w:webHidden/>
          </w:rPr>
        </w:r>
        <w:r>
          <w:rPr>
            <w:noProof/>
            <w:webHidden/>
          </w:rPr>
          <w:fldChar w:fldCharType="separate"/>
        </w:r>
        <w:r w:rsidR="005176FF">
          <w:rPr>
            <w:noProof/>
            <w:webHidden/>
          </w:rPr>
          <w:t>47</w:t>
        </w:r>
        <w:r>
          <w:rPr>
            <w:noProof/>
            <w:webHidden/>
          </w:rPr>
          <w:fldChar w:fldCharType="end"/>
        </w:r>
      </w:hyperlink>
    </w:p>
    <w:p w:rsidR="005176FF" w:rsidRDefault="00B0536E">
      <w:pPr>
        <w:pStyle w:val="TOC2"/>
        <w:tabs>
          <w:tab w:val="left" w:pos="2133"/>
          <w:tab w:val="right" w:leader="dot" w:pos="10790"/>
        </w:tabs>
        <w:rPr>
          <w:rFonts w:asciiTheme="minorHAnsi" w:eastAsiaTheme="minorEastAsia" w:hAnsiTheme="minorHAnsi" w:cstheme="minorBidi"/>
          <w:noProof/>
          <w:sz w:val="22"/>
          <w:szCs w:val="22"/>
        </w:rPr>
      </w:pPr>
      <w:hyperlink w:anchor="_Toc272398453" w:history="1">
        <w:r w:rsidR="005176FF" w:rsidRPr="00EA5599">
          <w:rPr>
            <w:rStyle w:val="Hyperlink"/>
            <w:noProof/>
          </w:rPr>
          <w:t>University Union</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_Toc272398453 \h </w:instrText>
        </w:r>
        <w:r>
          <w:rPr>
            <w:noProof/>
            <w:webHidden/>
          </w:rPr>
        </w:r>
        <w:r>
          <w:rPr>
            <w:noProof/>
            <w:webHidden/>
          </w:rPr>
          <w:fldChar w:fldCharType="separate"/>
        </w:r>
        <w:r w:rsidR="005176FF">
          <w:rPr>
            <w:noProof/>
            <w:webHidden/>
          </w:rPr>
          <w:t>48</w:t>
        </w:r>
        <w:r>
          <w:rPr>
            <w:noProof/>
            <w:webHidden/>
          </w:rPr>
          <w:fldChar w:fldCharType="end"/>
        </w:r>
      </w:hyperlink>
    </w:p>
    <w:p w:rsidR="005176FF" w:rsidRDefault="00B0536E">
      <w:pPr>
        <w:pStyle w:val="TOC2"/>
        <w:tabs>
          <w:tab w:val="left" w:pos="3693"/>
          <w:tab w:val="right" w:leader="dot" w:pos="10790"/>
        </w:tabs>
        <w:rPr>
          <w:rFonts w:asciiTheme="minorHAnsi" w:eastAsiaTheme="minorEastAsia" w:hAnsiTheme="minorHAnsi" w:cstheme="minorBidi"/>
          <w:noProof/>
          <w:sz w:val="22"/>
          <w:szCs w:val="22"/>
        </w:rPr>
      </w:pPr>
      <w:hyperlink w:anchor="_Toc272398454" w:history="1">
        <w:r w:rsidR="005176FF" w:rsidRPr="00EA5599">
          <w:rPr>
            <w:rStyle w:val="Hyperlink"/>
            <w:noProof/>
          </w:rPr>
          <w:t>Verification of Enrollment Forms</w:t>
        </w:r>
        <w:r w:rsidR="005176FF">
          <w:rPr>
            <w:rFonts w:asciiTheme="minorHAnsi" w:eastAsiaTheme="minorEastAsia" w:hAnsiTheme="minorHAnsi" w:cstheme="minorBidi"/>
            <w:noProof/>
            <w:sz w:val="22"/>
            <w:szCs w:val="22"/>
          </w:rPr>
          <w:tab/>
        </w:r>
        <w:r w:rsidR="005176FF">
          <w:rPr>
            <w:noProof/>
            <w:webHidden/>
          </w:rPr>
          <w:tab/>
        </w:r>
        <w:r>
          <w:rPr>
            <w:noProof/>
            <w:webHidden/>
          </w:rPr>
          <w:fldChar w:fldCharType="begin"/>
        </w:r>
        <w:r w:rsidR="005176FF">
          <w:rPr>
            <w:noProof/>
            <w:webHidden/>
          </w:rPr>
          <w:instrText xml:space="preserve"> PAGEREF _Toc272398454 \h </w:instrText>
        </w:r>
        <w:r>
          <w:rPr>
            <w:noProof/>
            <w:webHidden/>
          </w:rPr>
        </w:r>
        <w:r>
          <w:rPr>
            <w:noProof/>
            <w:webHidden/>
          </w:rPr>
          <w:fldChar w:fldCharType="separate"/>
        </w:r>
        <w:r w:rsidR="005176FF">
          <w:rPr>
            <w:noProof/>
            <w:webHidden/>
          </w:rPr>
          <w:t>48</w:t>
        </w:r>
        <w:r>
          <w:rPr>
            <w:noProof/>
            <w:webHidden/>
          </w:rPr>
          <w:fldChar w:fldCharType="end"/>
        </w:r>
      </w:hyperlink>
    </w:p>
    <w:p w:rsidR="005176FF" w:rsidRDefault="00B0536E">
      <w:pPr>
        <w:pStyle w:val="TOC2"/>
        <w:tabs>
          <w:tab w:val="left" w:pos="2053"/>
          <w:tab w:val="right" w:leader="dot" w:pos="10790"/>
        </w:tabs>
        <w:rPr>
          <w:rFonts w:asciiTheme="minorHAnsi" w:eastAsiaTheme="minorEastAsia" w:hAnsiTheme="minorHAnsi" w:cstheme="minorBidi"/>
          <w:noProof/>
          <w:sz w:val="22"/>
          <w:szCs w:val="22"/>
        </w:rPr>
      </w:pPr>
      <w:hyperlink w:anchor="_Toc272398455" w:history="1">
        <w:r w:rsidR="005176FF" w:rsidRPr="00EA5599">
          <w:rPr>
            <w:rStyle w:val="Hyperlink"/>
            <w:noProof/>
          </w:rPr>
          <w:t>Veterans Affairs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_Toc272398455 \h </w:instrText>
        </w:r>
        <w:r>
          <w:rPr>
            <w:noProof/>
            <w:webHidden/>
          </w:rPr>
        </w:r>
        <w:r>
          <w:rPr>
            <w:noProof/>
            <w:webHidden/>
          </w:rPr>
          <w:fldChar w:fldCharType="separate"/>
        </w:r>
        <w:r w:rsidR="005176FF">
          <w:rPr>
            <w:noProof/>
            <w:webHidden/>
          </w:rPr>
          <w:t>48</w:t>
        </w:r>
        <w:r>
          <w:rPr>
            <w:noProof/>
            <w:webHidden/>
          </w:rPr>
          <w:fldChar w:fldCharType="end"/>
        </w:r>
      </w:hyperlink>
    </w:p>
    <w:p w:rsidR="005176FF" w:rsidRDefault="00B0536E">
      <w:pPr>
        <w:pStyle w:val="TOC2"/>
        <w:tabs>
          <w:tab w:val="left" w:pos="3306"/>
          <w:tab w:val="right" w:leader="dot" w:pos="10790"/>
        </w:tabs>
        <w:rPr>
          <w:rFonts w:asciiTheme="minorHAnsi" w:eastAsiaTheme="minorEastAsia" w:hAnsiTheme="minorHAnsi" w:cstheme="minorBidi"/>
          <w:noProof/>
          <w:sz w:val="22"/>
          <w:szCs w:val="22"/>
        </w:rPr>
      </w:pPr>
      <w:hyperlink w:anchor="_Toc272398456" w:history="1">
        <w:r w:rsidR="005176FF" w:rsidRPr="00EA5599">
          <w:rPr>
            <w:rStyle w:val="Hyperlink"/>
            <w:noProof/>
          </w:rPr>
          <w:t>Weather and School Closings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_Toc272398456 \h </w:instrText>
        </w:r>
        <w:r>
          <w:rPr>
            <w:noProof/>
            <w:webHidden/>
          </w:rPr>
        </w:r>
        <w:r>
          <w:rPr>
            <w:noProof/>
            <w:webHidden/>
          </w:rPr>
          <w:fldChar w:fldCharType="separate"/>
        </w:r>
        <w:r w:rsidR="005176FF">
          <w:rPr>
            <w:noProof/>
            <w:webHidden/>
          </w:rPr>
          <w:t>48</w:t>
        </w:r>
        <w:r>
          <w:rPr>
            <w:noProof/>
            <w:webHidden/>
          </w:rPr>
          <w:fldChar w:fldCharType="end"/>
        </w:r>
      </w:hyperlink>
    </w:p>
    <w:p w:rsidR="005176FF" w:rsidRDefault="00B0536E">
      <w:pPr>
        <w:pStyle w:val="TOC2"/>
        <w:tabs>
          <w:tab w:val="left" w:pos="2953"/>
          <w:tab w:val="right" w:leader="dot" w:pos="10790"/>
        </w:tabs>
        <w:rPr>
          <w:rFonts w:asciiTheme="minorHAnsi" w:eastAsiaTheme="minorEastAsia" w:hAnsiTheme="minorHAnsi" w:cstheme="minorBidi"/>
          <w:noProof/>
          <w:sz w:val="22"/>
          <w:szCs w:val="22"/>
        </w:rPr>
      </w:pPr>
      <w:hyperlink w:anchor="_Toc272398457" w:history="1">
        <w:r w:rsidR="005176FF" w:rsidRPr="00EA5599">
          <w:rPr>
            <w:rStyle w:val="Hyperlink"/>
            <w:noProof/>
          </w:rPr>
          <w:t>Withdrawal from Courses</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_Toc272398457 \h </w:instrText>
        </w:r>
        <w:r>
          <w:rPr>
            <w:noProof/>
            <w:webHidden/>
          </w:rPr>
        </w:r>
        <w:r>
          <w:rPr>
            <w:noProof/>
            <w:webHidden/>
          </w:rPr>
          <w:fldChar w:fldCharType="separate"/>
        </w:r>
        <w:r w:rsidR="005176FF">
          <w:rPr>
            <w:noProof/>
            <w:webHidden/>
          </w:rPr>
          <w:t>48</w:t>
        </w:r>
        <w:r>
          <w:rPr>
            <w:noProof/>
            <w:webHidden/>
          </w:rPr>
          <w:fldChar w:fldCharType="end"/>
        </w:r>
      </w:hyperlink>
    </w:p>
    <w:p w:rsidR="005176FF" w:rsidRDefault="00B0536E">
      <w:pPr>
        <w:pStyle w:val="TOC2"/>
        <w:tabs>
          <w:tab w:val="left" w:pos="2093"/>
          <w:tab w:val="right" w:leader="dot" w:pos="10790"/>
        </w:tabs>
        <w:rPr>
          <w:rFonts w:asciiTheme="minorHAnsi" w:eastAsiaTheme="minorEastAsia" w:hAnsiTheme="minorHAnsi" w:cstheme="minorBidi"/>
          <w:noProof/>
          <w:sz w:val="22"/>
          <w:szCs w:val="22"/>
        </w:rPr>
      </w:pPr>
      <w:hyperlink w:anchor="_Toc272398458" w:history="1">
        <w:r w:rsidR="005176FF" w:rsidRPr="00EA5599">
          <w:rPr>
            <w:rStyle w:val="Hyperlink"/>
            <w:noProof/>
          </w:rPr>
          <w:t>Women’s Center</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_Toc272398458 \h </w:instrText>
        </w:r>
        <w:r>
          <w:rPr>
            <w:noProof/>
            <w:webHidden/>
          </w:rPr>
        </w:r>
        <w:r>
          <w:rPr>
            <w:noProof/>
            <w:webHidden/>
          </w:rPr>
          <w:fldChar w:fldCharType="separate"/>
        </w:r>
        <w:r w:rsidR="005176FF">
          <w:rPr>
            <w:noProof/>
            <w:webHidden/>
          </w:rPr>
          <w:t>48</w:t>
        </w:r>
        <w:r>
          <w:rPr>
            <w:noProof/>
            <w:webHidden/>
          </w:rPr>
          <w:fldChar w:fldCharType="end"/>
        </w:r>
      </w:hyperlink>
    </w:p>
    <w:p w:rsidR="005176FF" w:rsidRDefault="00B0536E">
      <w:pPr>
        <w:pStyle w:val="TOC2"/>
        <w:tabs>
          <w:tab w:val="right" w:leader="dot" w:pos="10790"/>
        </w:tabs>
        <w:rPr>
          <w:rFonts w:asciiTheme="minorHAnsi" w:eastAsiaTheme="minorEastAsia" w:hAnsiTheme="minorHAnsi" w:cstheme="minorBidi"/>
          <w:noProof/>
          <w:sz w:val="22"/>
          <w:szCs w:val="22"/>
        </w:rPr>
      </w:pPr>
      <w:hyperlink w:anchor="_Toc272398459" w:history="1">
        <w:r w:rsidR="005176FF" w:rsidRPr="00EA5599">
          <w:rPr>
            <w:rStyle w:val="Hyperlink"/>
            <w:noProof/>
          </w:rPr>
          <w:t>Writing Labs and Support Programs</w:t>
        </w:r>
        <w:r w:rsidR="005176FF">
          <w:rPr>
            <w:noProof/>
            <w:webHidden/>
          </w:rPr>
          <w:tab/>
        </w:r>
        <w:r>
          <w:rPr>
            <w:noProof/>
            <w:webHidden/>
          </w:rPr>
          <w:fldChar w:fldCharType="begin"/>
        </w:r>
        <w:r w:rsidR="005176FF">
          <w:rPr>
            <w:noProof/>
            <w:webHidden/>
          </w:rPr>
          <w:instrText xml:space="preserve"> PAGEREF _Toc272398459 \h </w:instrText>
        </w:r>
        <w:r>
          <w:rPr>
            <w:noProof/>
            <w:webHidden/>
          </w:rPr>
        </w:r>
        <w:r>
          <w:rPr>
            <w:noProof/>
            <w:webHidden/>
          </w:rPr>
          <w:fldChar w:fldCharType="separate"/>
        </w:r>
        <w:r w:rsidR="005176FF">
          <w:rPr>
            <w:noProof/>
            <w:webHidden/>
          </w:rPr>
          <w:t>49</w:t>
        </w:r>
        <w:r>
          <w:rPr>
            <w:noProof/>
            <w:webHidden/>
          </w:rPr>
          <w:fldChar w:fldCharType="end"/>
        </w:r>
      </w:hyperlink>
    </w:p>
    <w:p w:rsidR="005176FF" w:rsidRDefault="00B0536E">
      <w:pPr>
        <w:pStyle w:val="TOC3"/>
        <w:tabs>
          <w:tab w:val="left" w:pos="4026"/>
          <w:tab w:val="right" w:leader="dot" w:pos="10790"/>
        </w:tabs>
        <w:rPr>
          <w:rFonts w:asciiTheme="minorHAnsi" w:eastAsiaTheme="minorEastAsia" w:hAnsiTheme="minorHAnsi" w:cstheme="minorBidi"/>
          <w:noProof/>
          <w:sz w:val="22"/>
          <w:szCs w:val="22"/>
        </w:rPr>
      </w:pPr>
      <w:hyperlink w:anchor="_Toc272398460" w:history="1">
        <w:r w:rsidR="005176FF" w:rsidRPr="00EA5599">
          <w:rPr>
            <w:rStyle w:val="Hyperlink"/>
            <w:noProof/>
          </w:rPr>
          <w:t>CBE Writing Proficiency Program</w:t>
        </w:r>
        <w:r w:rsidR="005176FF">
          <w:rPr>
            <w:rFonts w:asciiTheme="minorHAnsi" w:eastAsiaTheme="minorEastAsia" w:hAnsiTheme="minorHAnsi" w:cstheme="minorBidi"/>
            <w:noProof/>
            <w:sz w:val="22"/>
            <w:szCs w:val="22"/>
          </w:rPr>
          <w:tab/>
        </w:r>
        <w:r w:rsidR="005176FF">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_Toc272398460 \h </w:instrText>
        </w:r>
        <w:r>
          <w:rPr>
            <w:noProof/>
            <w:webHidden/>
          </w:rPr>
        </w:r>
        <w:r>
          <w:rPr>
            <w:noProof/>
            <w:webHidden/>
          </w:rPr>
          <w:fldChar w:fldCharType="separate"/>
        </w:r>
        <w:r w:rsidR="005176FF">
          <w:rPr>
            <w:noProof/>
            <w:webHidden/>
          </w:rPr>
          <w:t>49</w:t>
        </w:r>
        <w:r>
          <w:rPr>
            <w:noProof/>
            <w:webHidden/>
          </w:rPr>
          <w:fldChar w:fldCharType="end"/>
        </w:r>
      </w:hyperlink>
    </w:p>
    <w:p w:rsidR="005176FF" w:rsidRDefault="00B0536E">
      <w:pPr>
        <w:pStyle w:val="TOC3"/>
        <w:tabs>
          <w:tab w:val="left" w:pos="2673"/>
          <w:tab w:val="right" w:leader="dot" w:pos="10790"/>
        </w:tabs>
        <w:rPr>
          <w:rFonts w:asciiTheme="minorHAnsi" w:eastAsiaTheme="minorEastAsia" w:hAnsiTheme="minorHAnsi" w:cstheme="minorBidi"/>
          <w:noProof/>
          <w:sz w:val="22"/>
          <w:szCs w:val="22"/>
        </w:rPr>
      </w:pPr>
      <w:hyperlink w:anchor="_Toc272398461" w:history="1">
        <w:r w:rsidR="005176FF" w:rsidRPr="00EA5599">
          <w:rPr>
            <w:rStyle w:val="Hyperlink"/>
            <w:noProof/>
          </w:rPr>
          <w:t>English Writing Lab</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_Toc272398461 \h </w:instrText>
        </w:r>
        <w:r>
          <w:rPr>
            <w:noProof/>
            <w:webHidden/>
          </w:rPr>
        </w:r>
        <w:r>
          <w:rPr>
            <w:noProof/>
            <w:webHidden/>
          </w:rPr>
          <w:fldChar w:fldCharType="separate"/>
        </w:r>
        <w:r w:rsidR="005176FF">
          <w:rPr>
            <w:noProof/>
            <w:webHidden/>
          </w:rPr>
          <w:t>49</w:t>
        </w:r>
        <w:r>
          <w:rPr>
            <w:noProof/>
            <w:webHidden/>
          </w:rPr>
          <w:fldChar w:fldCharType="end"/>
        </w:r>
      </w:hyperlink>
    </w:p>
    <w:p w:rsidR="005176FF" w:rsidRDefault="00B0536E">
      <w:pPr>
        <w:pStyle w:val="TOC3"/>
        <w:tabs>
          <w:tab w:val="left" w:pos="2540"/>
          <w:tab w:val="right" w:leader="dot" w:pos="10790"/>
        </w:tabs>
        <w:rPr>
          <w:rFonts w:asciiTheme="minorHAnsi" w:eastAsiaTheme="minorEastAsia" w:hAnsiTheme="minorHAnsi" w:cstheme="minorBidi"/>
          <w:noProof/>
          <w:sz w:val="22"/>
          <w:szCs w:val="22"/>
        </w:rPr>
      </w:pPr>
      <w:hyperlink w:anchor="_Toc272398462" w:history="1">
        <w:r w:rsidR="005176FF" w:rsidRPr="00EA5599">
          <w:rPr>
            <w:rStyle w:val="Hyperlink"/>
            <w:noProof/>
          </w:rPr>
          <w:t>ESOL Writing Lab</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_Toc272398462 \h </w:instrText>
        </w:r>
        <w:r>
          <w:rPr>
            <w:noProof/>
            <w:webHidden/>
          </w:rPr>
        </w:r>
        <w:r>
          <w:rPr>
            <w:noProof/>
            <w:webHidden/>
          </w:rPr>
          <w:fldChar w:fldCharType="separate"/>
        </w:r>
        <w:r w:rsidR="005176FF">
          <w:rPr>
            <w:noProof/>
            <w:webHidden/>
          </w:rPr>
          <w:t>49</w:t>
        </w:r>
        <w:r>
          <w:rPr>
            <w:noProof/>
            <w:webHidden/>
          </w:rPr>
          <w:fldChar w:fldCharType="end"/>
        </w:r>
      </w:hyperlink>
    </w:p>
    <w:p w:rsidR="005176FF" w:rsidRDefault="00B0536E">
      <w:pPr>
        <w:pStyle w:val="TOC3"/>
        <w:tabs>
          <w:tab w:val="left" w:pos="2980"/>
          <w:tab w:val="right" w:leader="dot" w:pos="10790"/>
        </w:tabs>
        <w:rPr>
          <w:rFonts w:asciiTheme="minorHAnsi" w:eastAsiaTheme="minorEastAsia" w:hAnsiTheme="minorHAnsi" w:cstheme="minorBidi"/>
          <w:noProof/>
          <w:sz w:val="22"/>
          <w:szCs w:val="22"/>
        </w:rPr>
      </w:pPr>
      <w:hyperlink w:anchor="_Toc272398463" w:history="1">
        <w:r w:rsidR="005176FF" w:rsidRPr="00EA5599">
          <w:rPr>
            <w:rStyle w:val="Hyperlink"/>
            <w:noProof/>
          </w:rPr>
          <w:t>Online Writing Support</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_Toc272398463 \h </w:instrText>
        </w:r>
        <w:r>
          <w:rPr>
            <w:noProof/>
            <w:webHidden/>
          </w:rPr>
        </w:r>
        <w:r>
          <w:rPr>
            <w:noProof/>
            <w:webHidden/>
          </w:rPr>
          <w:fldChar w:fldCharType="separate"/>
        </w:r>
        <w:r w:rsidR="005176FF">
          <w:rPr>
            <w:noProof/>
            <w:webHidden/>
          </w:rPr>
          <w:t>49</w:t>
        </w:r>
        <w:r>
          <w:rPr>
            <w:noProof/>
            <w:webHidden/>
          </w:rPr>
          <w:fldChar w:fldCharType="end"/>
        </w:r>
      </w:hyperlink>
    </w:p>
    <w:p w:rsidR="005176FF" w:rsidRDefault="00B0536E">
      <w:pPr>
        <w:pStyle w:val="TOC3"/>
        <w:tabs>
          <w:tab w:val="left" w:pos="3153"/>
          <w:tab w:val="right" w:leader="dot" w:pos="10790"/>
        </w:tabs>
        <w:rPr>
          <w:rFonts w:asciiTheme="minorHAnsi" w:eastAsiaTheme="minorEastAsia" w:hAnsiTheme="minorHAnsi" w:cstheme="minorBidi"/>
          <w:noProof/>
          <w:sz w:val="22"/>
          <w:szCs w:val="22"/>
        </w:rPr>
      </w:pPr>
      <w:hyperlink w:anchor="_Toc272398464" w:history="1">
        <w:r w:rsidR="005176FF" w:rsidRPr="00EA5599">
          <w:rPr>
            <w:rStyle w:val="Hyperlink"/>
            <w:noProof/>
          </w:rPr>
          <w:t>Writing Support Program</w:t>
        </w:r>
        <w:r w:rsidR="005176FF">
          <w:rPr>
            <w:rFonts w:asciiTheme="minorHAnsi" w:eastAsiaTheme="minorEastAsia" w:hAnsiTheme="minorHAnsi" w:cstheme="minorBidi"/>
            <w:noProof/>
            <w:sz w:val="22"/>
            <w:szCs w:val="22"/>
          </w:rPr>
          <w:tab/>
        </w:r>
        <w:r w:rsidR="005176FF" w:rsidRPr="00EA5599">
          <w:rPr>
            <w:rStyle w:val="Hyperlink"/>
            <w:noProof/>
          </w:rPr>
          <w:t xml:space="preserve">  </w:t>
        </w:r>
        <w:r w:rsidR="005176FF">
          <w:rPr>
            <w:noProof/>
            <w:webHidden/>
          </w:rPr>
          <w:tab/>
        </w:r>
        <w:r>
          <w:rPr>
            <w:noProof/>
            <w:webHidden/>
          </w:rPr>
          <w:fldChar w:fldCharType="begin"/>
        </w:r>
        <w:r w:rsidR="005176FF">
          <w:rPr>
            <w:noProof/>
            <w:webHidden/>
          </w:rPr>
          <w:instrText xml:space="preserve"> PAGEREF _Toc272398464 \h </w:instrText>
        </w:r>
        <w:r>
          <w:rPr>
            <w:noProof/>
            <w:webHidden/>
          </w:rPr>
        </w:r>
        <w:r>
          <w:rPr>
            <w:noProof/>
            <w:webHidden/>
          </w:rPr>
          <w:fldChar w:fldCharType="separate"/>
        </w:r>
        <w:r w:rsidR="005176FF">
          <w:rPr>
            <w:noProof/>
            <w:webHidden/>
          </w:rPr>
          <w:t>49</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465" w:history="1">
        <w:r w:rsidR="005176FF" w:rsidRPr="00EA5599">
          <w:rPr>
            <w:rStyle w:val="Hyperlink"/>
            <w:rFonts w:eastAsia="Batang"/>
            <w:caps/>
            <w:noProof/>
          </w:rPr>
          <w:t>Websites of interest</w:t>
        </w:r>
        <w:r w:rsidR="005176FF">
          <w:rPr>
            <w:noProof/>
            <w:webHidden/>
          </w:rPr>
          <w:tab/>
        </w:r>
        <w:r>
          <w:rPr>
            <w:noProof/>
            <w:webHidden/>
          </w:rPr>
          <w:fldChar w:fldCharType="begin"/>
        </w:r>
        <w:r w:rsidR="005176FF">
          <w:rPr>
            <w:noProof/>
            <w:webHidden/>
          </w:rPr>
          <w:instrText xml:space="preserve"> PAGEREF _Toc272398465 \h </w:instrText>
        </w:r>
        <w:r>
          <w:rPr>
            <w:noProof/>
            <w:webHidden/>
          </w:rPr>
        </w:r>
        <w:r>
          <w:rPr>
            <w:noProof/>
            <w:webHidden/>
          </w:rPr>
          <w:fldChar w:fldCharType="separate"/>
        </w:r>
        <w:r w:rsidR="005176FF">
          <w:rPr>
            <w:noProof/>
            <w:webHidden/>
          </w:rPr>
          <w:t>50</w:t>
        </w:r>
        <w:r>
          <w:rPr>
            <w:noProof/>
            <w:webHidden/>
          </w:rPr>
          <w:fldChar w:fldCharType="end"/>
        </w:r>
      </w:hyperlink>
    </w:p>
    <w:p w:rsidR="005176FF" w:rsidRDefault="00B0536E">
      <w:pPr>
        <w:pStyle w:val="TOC1"/>
        <w:tabs>
          <w:tab w:val="right" w:leader="dot" w:pos="10790"/>
        </w:tabs>
        <w:rPr>
          <w:rFonts w:asciiTheme="minorHAnsi" w:eastAsiaTheme="minorEastAsia" w:hAnsiTheme="minorHAnsi" w:cstheme="minorBidi"/>
          <w:noProof/>
          <w:sz w:val="22"/>
          <w:szCs w:val="22"/>
        </w:rPr>
      </w:pPr>
      <w:hyperlink w:anchor="_Toc272398466" w:history="1">
        <w:r w:rsidR="005176FF" w:rsidRPr="00EA5599">
          <w:rPr>
            <w:rStyle w:val="Hyperlink"/>
            <w:noProof/>
          </w:rPr>
          <w:t>WHO’S WHO IN THE COLLEGE OF BUSINESS AND ECONOMICS?</w:t>
        </w:r>
        <w:r w:rsidR="005176FF">
          <w:rPr>
            <w:noProof/>
            <w:webHidden/>
          </w:rPr>
          <w:tab/>
        </w:r>
        <w:r>
          <w:rPr>
            <w:noProof/>
            <w:webHidden/>
          </w:rPr>
          <w:fldChar w:fldCharType="begin"/>
        </w:r>
        <w:r w:rsidR="005176FF">
          <w:rPr>
            <w:noProof/>
            <w:webHidden/>
          </w:rPr>
          <w:instrText xml:space="preserve"> PAGEREF _Toc272398466 \h </w:instrText>
        </w:r>
        <w:r>
          <w:rPr>
            <w:noProof/>
            <w:webHidden/>
          </w:rPr>
        </w:r>
        <w:r>
          <w:rPr>
            <w:noProof/>
            <w:webHidden/>
          </w:rPr>
          <w:fldChar w:fldCharType="separate"/>
        </w:r>
        <w:r w:rsidR="005176FF">
          <w:rPr>
            <w:noProof/>
            <w:webHidden/>
          </w:rPr>
          <w:t>51</w:t>
        </w:r>
        <w:r>
          <w:rPr>
            <w:noProof/>
            <w:webHidden/>
          </w:rPr>
          <w:fldChar w:fldCharType="end"/>
        </w:r>
      </w:hyperlink>
    </w:p>
    <w:p w:rsidR="002C0C49" w:rsidRPr="00FB1623" w:rsidRDefault="00B0536E">
      <w:r w:rsidRPr="00FB1623">
        <w:fldChar w:fldCharType="end"/>
      </w:r>
    </w:p>
    <w:p w:rsidR="00ED3AA8" w:rsidRPr="00FB1623" w:rsidRDefault="002C0C49" w:rsidP="00ED3AA8">
      <w:pPr>
        <w:pStyle w:val="Heading3"/>
        <w:ind w:left="0" w:right="-720"/>
        <w:rPr>
          <w:caps/>
        </w:rPr>
      </w:pPr>
      <w:r w:rsidRPr="00FB1623">
        <w:br w:type="page"/>
      </w:r>
    </w:p>
    <w:p w:rsidR="00740AB6" w:rsidRPr="00FB1623" w:rsidRDefault="00740AB6" w:rsidP="00043352">
      <w:pPr>
        <w:pStyle w:val="Heading1"/>
        <w:jc w:val="center"/>
        <w:rPr>
          <w:rFonts w:ascii="Times New Roman" w:hAnsi="Times New Roman"/>
          <w:caps/>
          <w:sz w:val="24"/>
          <w:szCs w:val="24"/>
        </w:rPr>
      </w:pPr>
      <w:r w:rsidRPr="00FB1623">
        <w:rPr>
          <w:rFonts w:ascii="Times New Roman" w:hAnsi="Times New Roman"/>
          <w:caps/>
          <w:sz w:val="24"/>
          <w:szCs w:val="24"/>
        </w:rPr>
        <w:lastRenderedPageBreak/>
        <w:t xml:space="preserve"> </w:t>
      </w:r>
      <w:bookmarkStart w:id="1" w:name="_Toc272398334"/>
      <w:r w:rsidRPr="00FB1623">
        <w:rPr>
          <w:rFonts w:ascii="Times New Roman" w:hAnsi="Times New Roman"/>
          <w:caps/>
          <w:sz w:val="24"/>
          <w:szCs w:val="24"/>
        </w:rPr>
        <w:t xml:space="preserve">Faculty </w:t>
      </w:r>
      <w:r w:rsidR="00043352" w:rsidRPr="00FB1623">
        <w:rPr>
          <w:rFonts w:ascii="Times New Roman" w:hAnsi="Times New Roman"/>
          <w:caps/>
          <w:sz w:val="24"/>
          <w:szCs w:val="24"/>
        </w:rPr>
        <w:t>AND STUDENT RESPONSIBILITIES</w:t>
      </w:r>
      <w:r w:rsidR="002C0C49" w:rsidRPr="00FB1623">
        <w:rPr>
          <w:rFonts w:ascii="Times New Roman" w:hAnsi="Times New Roman"/>
          <w:caps/>
          <w:sz w:val="24"/>
          <w:szCs w:val="24"/>
        </w:rPr>
        <w:t xml:space="preserve"> </w:t>
      </w:r>
      <w:r w:rsidRPr="00FB1623">
        <w:rPr>
          <w:rFonts w:ascii="Times New Roman" w:hAnsi="Times New Roman"/>
          <w:caps/>
          <w:sz w:val="24"/>
          <w:szCs w:val="24"/>
        </w:rPr>
        <w:t xml:space="preserve">in </w:t>
      </w:r>
      <w:r w:rsidR="00043352" w:rsidRPr="00FB1623">
        <w:rPr>
          <w:rFonts w:ascii="Times New Roman" w:hAnsi="Times New Roman"/>
          <w:caps/>
          <w:sz w:val="24"/>
          <w:szCs w:val="24"/>
        </w:rPr>
        <w:t>ADVISING</w:t>
      </w:r>
      <w:bookmarkEnd w:id="1"/>
    </w:p>
    <w:p w:rsidR="00740AB6" w:rsidRPr="00FB1623" w:rsidRDefault="00740AB6" w:rsidP="00740AB6">
      <w:r w:rsidRPr="00FB1623">
        <w:tab/>
      </w:r>
    </w:p>
    <w:p w:rsidR="00043352" w:rsidRPr="00FB1623" w:rsidRDefault="00043352" w:rsidP="00740AB6">
      <w:pPr>
        <w:pStyle w:val="BodyTextIndent"/>
        <w:ind w:left="0"/>
        <w:rPr>
          <w:rFonts w:ascii="Times New Roman" w:hAnsi="Times New Roman"/>
          <w:b/>
          <w:sz w:val="24"/>
          <w:szCs w:val="24"/>
        </w:rPr>
      </w:pPr>
      <w:r w:rsidRPr="00FB1623">
        <w:rPr>
          <w:rFonts w:ascii="Times New Roman" w:hAnsi="Times New Roman"/>
          <w:b/>
          <w:sz w:val="24"/>
          <w:szCs w:val="24"/>
        </w:rPr>
        <w:t>Faculty Responsibilities</w:t>
      </w:r>
    </w:p>
    <w:p w:rsidR="00E40622" w:rsidRPr="00FB1623" w:rsidRDefault="00740AB6" w:rsidP="00740AB6">
      <w:pPr>
        <w:pStyle w:val="BodyTextIndent"/>
        <w:ind w:left="0"/>
        <w:rPr>
          <w:rFonts w:ascii="Times New Roman" w:hAnsi="Times New Roman"/>
          <w:sz w:val="24"/>
          <w:szCs w:val="24"/>
        </w:rPr>
      </w:pPr>
      <w:r w:rsidRPr="00FB1623">
        <w:rPr>
          <w:rFonts w:ascii="Times New Roman" w:hAnsi="Times New Roman"/>
          <w:sz w:val="24"/>
          <w:szCs w:val="24"/>
        </w:rPr>
        <w:t xml:space="preserve">As a faculty member, you are responsible for teaching, service, and scholarship.  Part of the teaching portion is advising.  Students are the reason the CBE is here and it is important to ensure quality advising and mentoring. </w:t>
      </w:r>
      <w:r w:rsidR="00E40622" w:rsidRPr="00FB1623">
        <w:rPr>
          <w:rFonts w:ascii="Times New Roman" w:hAnsi="Times New Roman"/>
          <w:sz w:val="24"/>
          <w:szCs w:val="24"/>
        </w:rPr>
        <w:t xml:space="preserve">To be great </w:t>
      </w:r>
      <w:r w:rsidR="00187CDE" w:rsidRPr="00FB1623">
        <w:rPr>
          <w:rFonts w:ascii="Times New Roman" w:hAnsi="Times New Roman"/>
          <w:sz w:val="24"/>
          <w:szCs w:val="24"/>
        </w:rPr>
        <w:t xml:space="preserve">in your </w:t>
      </w:r>
      <w:r w:rsidR="00E40622" w:rsidRPr="00FB1623">
        <w:rPr>
          <w:rFonts w:ascii="Times New Roman" w:hAnsi="Times New Roman"/>
          <w:sz w:val="24"/>
          <w:szCs w:val="24"/>
        </w:rPr>
        <w:t>advisor/mentor role, k</w:t>
      </w:r>
      <w:r w:rsidRPr="00FB1623">
        <w:rPr>
          <w:rFonts w:ascii="Times New Roman" w:hAnsi="Times New Roman"/>
          <w:sz w:val="24"/>
          <w:szCs w:val="24"/>
        </w:rPr>
        <w:t xml:space="preserve">nowledge is the key!  Familiarize yourself with the curriculum requirements of the CBE majors and where to find different information based on the catalog years.  </w:t>
      </w:r>
      <w:r w:rsidR="00E40622" w:rsidRPr="00FB1623">
        <w:rPr>
          <w:rFonts w:ascii="Times New Roman" w:hAnsi="Times New Roman"/>
          <w:sz w:val="24"/>
          <w:szCs w:val="24"/>
        </w:rPr>
        <w:t>Make sure your advisee meets the</w:t>
      </w:r>
      <w:r w:rsidRPr="00FB1623">
        <w:rPr>
          <w:rFonts w:ascii="Times New Roman" w:hAnsi="Times New Roman"/>
          <w:sz w:val="24"/>
          <w:szCs w:val="24"/>
        </w:rPr>
        <w:t xml:space="preserve"> prerequisites for courses to ensure a natural progression</w:t>
      </w:r>
      <w:r w:rsidR="00E40622" w:rsidRPr="00FB1623">
        <w:rPr>
          <w:rFonts w:ascii="Times New Roman" w:hAnsi="Times New Roman"/>
          <w:sz w:val="24"/>
          <w:szCs w:val="24"/>
        </w:rPr>
        <w:t xml:space="preserve"> in their program plan of study</w:t>
      </w:r>
      <w:r w:rsidRPr="00FB1623">
        <w:rPr>
          <w:rFonts w:ascii="Times New Roman" w:hAnsi="Times New Roman"/>
          <w:sz w:val="24"/>
          <w:szCs w:val="24"/>
        </w:rPr>
        <w:t xml:space="preserve">.  </w:t>
      </w:r>
    </w:p>
    <w:p w:rsidR="00E40622" w:rsidRPr="00FB1623" w:rsidRDefault="00E40622" w:rsidP="00740AB6">
      <w:pPr>
        <w:pStyle w:val="BodyTextIndent"/>
        <w:ind w:left="0"/>
        <w:rPr>
          <w:rFonts w:ascii="Times New Roman" w:hAnsi="Times New Roman"/>
          <w:sz w:val="24"/>
          <w:szCs w:val="24"/>
        </w:rPr>
      </w:pPr>
    </w:p>
    <w:p w:rsidR="00740AB6" w:rsidRPr="00FB1623" w:rsidRDefault="00740AB6" w:rsidP="00740AB6">
      <w:pPr>
        <w:pStyle w:val="BodyTextIndent"/>
        <w:ind w:left="0"/>
        <w:rPr>
          <w:rFonts w:ascii="Times New Roman" w:hAnsi="Times New Roman"/>
          <w:sz w:val="24"/>
          <w:szCs w:val="24"/>
        </w:rPr>
      </w:pPr>
      <w:r w:rsidRPr="00FB1623">
        <w:rPr>
          <w:rFonts w:ascii="Times New Roman" w:hAnsi="Times New Roman"/>
          <w:sz w:val="24"/>
          <w:szCs w:val="24"/>
        </w:rPr>
        <w:t xml:space="preserve">It is also important to engage </w:t>
      </w:r>
      <w:r w:rsidR="00187CDE" w:rsidRPr="00FB1623">
        <w:rPr>
          <w:rFonts w:ascii="Times New Roman" w:hAnsi="Times New Roman"/>
          <w:sz w:val="24"/>
          <w:szCs w:val="24"/>
        </w:rPr>
        <w:t>your advisees</w:t>
      </w:r>
      <w:r w:rsidRPr="00FB1623">
        <w:rPr>
          <w:rFonts w:ascii="Times New Roman" w:hAnsi="Times New Roman"/>
          <w:sz w:val="24"/>
          <w:szCs w:val="24"/>
        </w:rPr>
        <w:t xml:space="preserve"> upon meeting </w:t>
      </w:r>
      <w:r w:rsidR="00187CDE" w:rsidRPr="00FB1623">
        <w:rPr>
          <w:rFonts w:ascii="Times New Roman" w:hAnsi="Times New Roman"/>
          <w:sz w:val="24"/>
          <w:szCs w:val="24"/>
        </w:rPr>
        <w:t>them</w:t>
      </w:r>
      <w:r w:rsidRPr="00FB1623">
        <w:rPr>
          <w:rFonts w:ascii="Times New Roman" w:hAnsi="Times New Roman"/>
          <w:sz w:val="24"/>
          <w:szCs w:val="24"/>
        </w:rPr>
        <w:t>, learn about them and their career goals, find out their interests; this</w:t>
      </w:r>
      <w:r w:rsidR="00187CDE" w:rsidRPr="00FB1623">
        <w:rPr>
          <w:rFonts w:ascii="Times New Roman" w:hAnsi="Times New Roman"/>
          <w:sz w:val="24"/>
          <w:szCs w:val="24"/>
        </w:rPr>
        <w:t xml:space="preserve"> will take a few</w:t>
      </w:r>
      <w:r w:rsidRPr="00FB1623">
        <w:rPr>
          <w:rFonts w:ascii="Times New Roman" w:hAnsi="Times New Roman"/>
          <w:sz w:val="24"/>
          <w:szCs w:val="24"/>
        </w:rPr>
        <w:t xml:space="preserve"> minutes but it will help you </w:t>
      </w:r>
      <w:r w:rsidR="00E40622" w:rsidRPr="00FB1623">
        <w:rPr>
          <w:rFonts w:ascii="Times New Roman" w:hAnsi="Times New Roman"/>
          <w:sz w:val="24"/>
          <w:szCs w:val="24"/>
        </w:rPr>
        <w:t xml:space="preserve">to </w:t>
      </w:r>
      <w:r w:rsidRPr="00FB1623">
        <w:rPr>
          <w:rFonts w:ascii="Times New Roman" w:hAnsi="Times New Roman"/>
          <w:sz w:val="24"/>
          <w:szCs w:val="24"/>
        </w:rPr>
        <w:t>understand the student and better advise them.</w:t>
      </w:r>
      <w:r w:rsidR="00584987" w:rsidRPr="00FB1623">
        <w:rPr>
          <w:rFonts w:ascii="Times New Roman" w:hAnsi="Times New Roman"/>
          <w:sz w:val="24"/>
          <w:szCs w:val="24"/>
        </w:rPr>
        <w:t xml:space="preserve"> In regards to advising, it is your responsibility to:</w:t>
      </w:r>
    </w:p>
    <w:p w:rsidR="00740AB6" w:rsidRPr="00FB1623" w:rsidRDefault="00740AB6" w:rsidP="00740AB6">
      <w:pPr>
        <w:pStyle w:val="BodyTextIndent"/>
        <w:ind w:left="0"/>
        <w:rPr>
          <w:rFonts w:ascii="Times New Roman" w:hAnsi="Times New Roman"/>
          <w:sz w:val="24"/>
          <w:szCs w:val="24"/>
        </w:rPr>
      </w:pPr>
    </w:p>
    <w:p w:rsidR="00740AB6" w:rsidRPr="00FB1623" w:rsidRDefault="00584987" w:rsidP="00043352">
      <w:pPr>
        <w:pStyle w:val="BodyTextIndent"/>
        <w:numPr>
          <w:ilvl w:val="0"/>
          <w:numId w:val="92"/>
        </w:numPr>
        <w:rPr>
          <w:rFonts w:ascii="Times New Roman" w:hAnsi="Times New Roman"/>
          <w:sz w:val="24"/>
          <w:szCs w:val="24"/>
        </w:rPr>
      </w:pPr>
      <w:r w:rsidRPr="00FB1623">
        <w:rPr>
          <w:rFonts w:ascii="Times New Roman" w:hAnsi="Times New Roman"/>
          <w:sz w:val="24"/>
          <w:szCs w:val="24"/>
        </w:rPr>
        <w:t>Be available!</w:t>
      </w:r>
      <w:r w:rsidRPr="00FB1623">
        <w:rPr>
          <w:rFonts w:ascii="Times New Roman" w:hAnsi="Times New Roman"/>
          <w:i/>
          <w:sz w:val="24"/>
          <w:szCs w:val="24"/>
        </w:rPr>
        <w:t xml:space="preserve"> </w:t>
      </w:r>
      <w:r w:rsidRPr="00FB1623">
        <w:rPr>
          <w:rFonts w:ascii="Times New Roman" w:hAnsi="Times New Roman"/>
          <w:sz w:val="24"/>
          <w:szCs w:val="24"/>
        </w:rPr>
        <w:t xml:space="preserve">The number one </w:t>
      </w:r>
      <w:r w:rsidR="00E40622" w:rsidRPr="00FB1623">
        <w:rPr>
          <w:rFonts w:ascii="Times New Roman" w:hAnsi="Times New Roman"/>
          <w:sz w:val="24"/>
          <w:szCs w:val="24"/>
        </w:rPr>
        <w:t xml:space="preserve">student </w:t>
      </w:r>
      <w:r w:rsidRPr="00FB1623">
        <w:rPr>
          <w:rFonts w:ascii="Times New Roman" w:hAnsi="Times New Roman"/>
          <w:sz w:val="24"/>
          <w:szCs w:val="24"/>
        </w:rPr>
        <w:t>complaint is advisor availability</w:t>
      </w:r>
      <w:r w:rsidR="00E40622" w:rsidRPr="00FB1623">
        <w:rPr>
          <w:rFonts w:ascii="Times New Roman" w:hAnsi="Times New Roman"/>
          <w:sz w:val="24"/>
          <w:szCs w:val="24"/>
        </w:rPr>
        <w:t>.</w:t>
      </w:r>
    </w:p>
    <w:p w:rsidR="00584987" w:rsidRPr="00FB1623" w:rsidRDefault="00584987" w:rsidP="00043352">
      <w:pPr>
        <w:pStyle w:val="BodyTextIndent"/>
        <w:numPr>
          <w:ilvl w:val="0"/>
          <w:numId w:val="92"/>
        </w:numPr>
        <w:rPr>
          <w:rFonts w:ascii="Times New Roman" w:hAnsi="Times New Roman"/>
          <w:sz w:val="24"/>
          <w:szCs w:val="24"/>
        </w:rPr>
      </w:pPr>
      <w:r w:rsidRPr="00FB1623">
        <w:rPr>
          <w:rFonts w:ascii="Times New Roman" w:hAnsi="Times New Roman"/>
          <w:sz w:val="24"/>
          <w:szCs w:val="24"/>
        </w:rPr>
        <w:t>Reply to student</w:t>
      </w:r>
      <w:r w:rsidR="00BE7EB7" w:rsidRPr="00FB1623">
        <w:rPr>
          <w:rFonts w:ascii="Times New Roman" w:hAnsi="Times New Roman"/>
          <w:sz w:val="24"/>
          <w:szCs w:val="24"/>
        </w:rPr>
        <w:t>’</w:t>
      </w:r>
      <w:r w:rsidRPr="00FB1623">
        <w:rPr>
          <w:rFonts w:ascii="Times New Roman" w:hAnsi="Times New Roman"/>
          <w:sz w:val="24"/>
          <w:szCs w:val="24"/>
        </w:rPr>
        <w:t>s emails and phone calls in a timely manner.</w:t>
      </w:r>
    </w:p>
    <w:p w:rsidR="00740AB6" w:rsidRPr="00FB1623" w:rsidRDefault="00740AB6" w:rsidP="00043352">
      <w:pPr>
        <w:pStyle w:val="BodyTextIndent"/>
        <w:numPr>
          <w:ilvl w:val="0"/>
          <w:numId w:val="92"/>
        </w:numPr>
        <w:rPr>
          <w:rFonts w:ascii="Times New Roman" w:hAnsi="Times New Roman"/>
          <w:sz w:val="24"/>
          <w:szCs w:val="24"/>
        </w:rPr>
      </w:pPr>
      <w:r w:rsidRPr="00FB1623">
        <w:rPr>
          <w:rFonts w:ascii="Times New Roman" w:hAnsi="Times New Roman"/>
          <w:sz w:val="24"/>
          <w:szCs w:val="24"/>
        </w:rPr>
        <w:t xml:space="preserve">Be informed </w:t>
      </w:r>
      <w:r w:rsidR="00E40622" w:rsidRPr="00FB1623">
        <w:rPr>
          <w:rFonts w:ascii="Times New Roman" w:hAnsi="Times New Roman"/>
          <w:sz w:val="24"/>
          <w:szCs w:val="24"/>
        </w:rPr>
        <w:t>about the</w:t>
      </w:r>
      <w:r w:rsidRPr="00FB1623">
        <w:rPr>
          <w:rFonts w:ascii="Times New Roman" w:hAnsi="Times New Roman"/>
          <w:sz w:val="24"/>
          <w:szCs w:val="24"/>
        </w:rPr>
        <w:t xml:space="preserve"> degree requirements and </w:t>
      </w:r>
      <w:r w:rsidR="00584987" w:rsidRPr="00FB1623">
        <w:rPr>
          <w:rFonts w:ascii="Times New Roman" w:hAnsi="Times New Roman"/>
          <w:sz w:val="24"/>
          <w:szCs w:val="24"/>
        </w:rPr>
        <w:t>ask questions.  If you are unsure of something, ask your chair.</w:t>
      </w:r>
    </w:p>
    <w:p w:rsidR="00740AB6" w:rsidRPr="00FB1623" w:rsidRDefault="00584987" w:rsidP="00043352">
      <w:pPr>
        <w:pStyle w:val="BodyTextIndent"/>
        <w:numPr>
          <w:ilvl w:val="0"/>
          <w:numId w:val="92"/>
        </w:numPr>
        <w:rPr>
          <w:rFonts w:ascii="Times New Roman" w:hAnsi="Times New Roman"/>
          <w:sz w:val="24"/>
          <w:szCs w:val="24"/>
        </w:rPr>
      </w:pPr>
      <w:r w:rsidRPr="00FB1623">
        <w:rPr>
          <w:rFonts w:ascii="Times New Roman" w:hAnsi="Times New Roman"/>
          <w:sz w:val="24"/>
          <w:szCs w:val="24"/>
        </w:rPr>
        <w:t xml:space="preserve">If you are meeting with a student for the first time, </w:t>
      </w:r>
      <w:r w:rsidR="000F785D" w:rsidRPr="00FB1623">
        <w:rPr>
          <w:rFonts w:ascii="Times New Roman" w:hAnsi="Times New Roman"/>
          <w:sz w:val="24"/>
          <w:szCs w:val="24"/>
        </w:rPr>
        <w:t xml:space="preserve">ask students to </w:t>
      </w:r>
      <w:r w:rsidRPr="00FB1623">
        <w:rPr>
          <w:rFonts w:ascii="Times New Roman" w:hAnsi="Times New Roman"/>
          <w:sz w:val="24"/>
          <w:szCs w:val="24"/>
        </w:rPr>
        <w:t>map out a course plan for the remaining semesters</w:t>
      </w:r>
      <w:r w:rsidR="000F785D" w:rsidRPr="00FB1623">
        <w:rPr>
          <w:rFonts w:ascii="Times New Roman" w:hAnsi="Times New Roman"/>
          <w:sz w:val="24"/>
          <w:szCs w:val="24"/>
        </w:rPr>
        <w:t xml:space="preserve"> and bring it with them when you meet next</w:t>
      </w:r>
      <w:r w:rsidRPr="00FB1623">
        <w:rPr>
          <w:rFonts w:ascii="Times New Roman" w:hAnsi="Times New Roman"/>
          <w:sz w:val="24"/>
          <w:szCs w:val="24"/>
        </w:rPr>
        <w:t>.</w:t>
      </w:r>
      <w:r w:rsidR="000F785D" w:rsidRPr="00FB1623">
        <w:rPr>
          <w:rFonts w:ascii="Times New Roman" w:hAnsi="Times New Roman"/>
          <w:sz w:val="24"/>
          <w:szCs w:val="24"/>
        </w:rPr>
        <w:t xml:space="preserve"> Check it to make sure the course sequencing meets the prerequisites.</w:t>
      </w:r>
    </w:p>
    <w:p w:rsidR="002A3E00" w:rsidRPr="00FB1623" w:rsidRDefault="002A3E00" w:rsidP="00DD0D8E">
      <w:pPr>
        <w:numPr>
          <w:ilvl w:val="0"/>
          <w:numId w:val="92"/>
        </w:numPr>
      </w:pPr>
      <w:r w:rsidRPr="00FB1623">
        <w:t>Assist students in exploring new ideas and directions as they choose general education courses, develop their major and determine professional goals.</w:t>
      </w:r>
    </w:p>
    <w:p w:rsidR="002A3E00" w:rsidRPr="00FB1623" w:rsidRDefault="002A3E00" w:rsidP="002A3E00">
      <w:pPr>
        <w:pStyle w:val="BodyTextIndent"/>
        <w:numPr>
          <w:ilvl w:val="0"/>
          <w:numId w:val="92"/>
        </w:numPr>
        <w:rPr>
          <w:rFonts w:ascii="Times New Roman" w:hAnsi="Times New Roman"/>
          <w:sz w:val="24"/>
          <w:szCs w:val="24"/>
        </w:rPr>
      </w:pPr>
      <w:r w:rsidRPr="00FB1623">
        <w:rPr>
          <w:rFonts w:ascii="Times New Roman" w:hAnsi="Times New Roman"/>
          <w:sz w:val="24"/>
          <w:szCs w:val="24"/>
        </w:rPr>
        <w:t>Check the student’s degree progress report. Check for grades, completing required courses, and for any abnormalities (an “A” student receiving a “D” in a course or multiple repeats).</w:t>
      </w:r>
    </w:p>
    <w:p w:rsidR="002A3E00" w:rsidRPr="00FB1623" w:rsidRDefault="002A3E00" w:rsidP="002A3E00">
      <w:pPr>
        <w:pStyle w:val="BodyTextIndent"/>
        <w:numPr>
          <w:ilvl w:val="0"/>
          <w:numId w:val="92"/>
        </w:numPr>
        <w:rPr>
          <w:rFonts w:ascii="Times New Roman" w:hAnsi="Times New Roman"/>
          <w:sz w:val="24"/>
          <w:szCs w:val="24"/>
        </w:rPr>
      </w:pPr>
      <w:r w:rsidRPr="00FB1623">
        <w:rPr>
          <w:rFonts w:ascii="Times New Roman" w:hAnsi="Times New Roman"/>
          <w:sz w:val="24"/>
          <w:szCs w:val="24"/>
        </w:rPr>
        <w:t>Ask the student about career goals.  A student wishing to be a ballet dancer but expected to get a Business Administration degree from family may want to consider an Entrepreneurship track and Dance minor in hopes of opening up his/her own dance studio.</w:t>
      </w:r>
    </w:p>
    <w:p w:rsidR="002A3E00" w:rsidRPr="00FB1623" w:rsidRDefault="002A3E00" w:rsidP="002A3E00">
      <w:pPr>
        <w:pStyle w:val="BodyTextIndent"/>
        <w:numPr>
          <w:ilvl w:val="0"/>
          <w:numId w:val="92"/>
        </w:numPr>
        <w:rPr>
          <w:rFonts w:ascii="Times New Roman" w:hAnsi="Times New Roman"/>
          <w:sz w:val="24"/>
          <w:szCs w:val="24"/>
        </w:rPr>
      </w:pPr>
      <w:r w:rsidRPr="00FB1623">
        <w:rPr>
          <w:rFonts w:ascii="Times New Roman" w:hAnsi="Times New Roman"/>
          <w:sz w:val="24"/>
          <w:szCs w:val="24"/>
        </w:rPr>
        <w:t>Fill out forms with a student, if needed.</w:t>
      </w:r>
    </w:p>
    <w:p w:rsidR="00740AB6" w:rsidRPr="00FB1623" w:rsidRDefault="00740AB6" w:rsidP="00043352">
      <w:pPr>
        <w:numPr>
          <w:ilvl w:val="0"/>
          <w:numId w:val="92"/>
        </w:numPr>
      </w:pPr>
      <w:r w:rsidRPr="00FB1623">
        <w:t>Stay active in the CBE.  Read the website (</w:t>
      </w:r>
      <w:hyperlink r:id="rId9" w:history="1">
        <w:r w:rsidR="00187CDE" w:rsidRPr="00FB1623">
          <w:rPr>
            <w:rStyle w:val="Hyperlink"/>
          </w:rPr>
          <w:t>www.towson.edu/cbe</w:t>
        </w:r>
      </w:hyperlink>
      <w:r w:rsidRPr="00FB1623">
        <w:t>).  Stay current about upcoming events</w:t>
      </w:r>
      <w:r w:rsidR="0048637D" w:rsidRPr="00FB1623">
        <w:t xml:space="preserve">, </w:t>
      </w:r>
      <w:r w:rsidR="00E40622" w:rsidRPr="00FB1623">
        <w:t>program</w:t>
      </w:r>
      <w:r w:rsidRPr="00FB1623">
        <w:t xml:space="preserve"> and curriculum changes.</w:t>
      </w:r>
    </w:p>
    <w:p w:rsidR="00ED3AA8" w:rsidRPr="00FB1623" w:rsidRDefault="00ED3AA8" w:rsidP="00ED3AA8">
      <w:pPr>
        <w:numPr>
          <w:ilvl w:val="0"/>
          <w:numId w:val="92"/>
        </w:numPr>
        <w:ind w:right="-720"/>
      </w:pPr>
      <w:r w:rsidRPr="00FB1623">
        <w:t>Make necessary referrals to other campus and community services as requested or needed.</w:t>
      </w:r>
    </w:p>
    <w:p w:rsidR="00584987" w:rsidRPr="00FB1623" w:rsidRDefault="00584987" w:rsidP="00043352">
      <w:pPr>
        <w:pStyle w:val="BodyTextIndent"/>
        <w:numPr>
          <w:ilvl w:val="0"/>
          <w:numId w:val="92"/>
        </w:numPr>
        <w:rPr>
          <w:rFonts w:ascii="Times New Roman" w:hAnsi="Times New Roman"/>
          <w:sz w:val="24"/>
          <w:szCs w:val="24"/>
        </w:rPr>
      </w:pPr>
      <w:r w:rsidRPr="00FB1623">
        <w:rPr>
          <w:rFonts w:ascii="Times New Roman" w:hAnsi="Times New Roman"/>
          <w:sz w:val="24"/>
          <w:szCs w:val="24"/>
        </w:rPr>
        <w:t>Listen to the student!</w:t>
      </w:r>
    </w:p>
    <w:p w:rsidR="002A3E00" w:rsidRPr="00FB1623" w:rsidRDefault="002A3E00" w:rsidP="00043352">
      <w:pPr>
        <w:pStyle w:val="Heading2"/>
        <w:tabs>
          <w:tab w:val="left" w:pos="0"/>
        </w:tabs>
        <w:ind w:right="-720"/>
        <w:rPr>
          <w:rFonts w:ascii="Times New Roman" w:hAnsi="Times New Roman" w:cs="Times New Roman"/>
          <w:iCs/>
          <w:sz w:val="24"/>
          <w:szCs w:val="24"/>
          <w:u w:val="none"/>
        </w:rPr>
      </w:pPr>
    </w:p>
    <w:p w:rsidR="00043352" w:rsidRPr="00FB1623" w:rsidRDefault="00043352" w:rsidP="005B1A94">
      <w:pPr>
        <w:rPr>
          <w:b/>
          <w:bCs/>
        </w:rPr>
      </w:pPr>
      <w:r w:rsidRPr="00FB1623">
        <w:rPr>
          <w:b/>
        </w:rPr>
        <w:t>Student Responsibilities</w:t>
      </w:r>
    </w:p>
    <w:p w:rsidR="00043352" w:rsidRPr="00FB1623" w:rsidRDefault="00043352" w:rsidP="00DD0D8E">
      <w:pPr>
        <w:pStyle w:val="BodyTextIndent"/>
        <w:tabs>
          <w:tab w:val="left" w:pos="0"/>
        </w:tabs>
        <w:ind w:left="0"/>
        <w:rPr>
          <w:rFonts w:ascii="Times New Roman" w:hAnsi="Times New Roman"/>
          <w:sz w:val="24"/>
          <w:szCs w:val="24"/>
        </w:rPr>
      </w:pPr>
      <w:r w:rsidRPr="00FB1623">
        <w:rPr>
          <w:rFonts w:ascii="Times New Roman" w:hAnsi="Times New Roman"/>
          <w:sz w:val="24"/>
          <w:szCs w:val="24"/>
        </w:rPr>
        <w:t>The student advisee is ultimately responsible for all aspects of his/her academic experience, including choosing a major, enrolling in the correct general education and major courses, and being aware of current class status.  The student advisee must also be knowledgeable about academic standards, the requirements of the core curriculum under which the student was accepted or changed, major/minor course requirements and prerequisites, and graduation requirements.  The purpose of meeting with an advisor is to discuss academic and career goals while examining how best to meet those goals.  Specifically, the role of the student in the academic advising process is to:</w:t>
      </w:r>
    </w:p>
    <w:p w:rsidR="00B52390" w:rsidRPr="00FB1623" w:rsidRDefault="00B52390" w:rsidP="00043352">
      <w:pPr>
        <w:pStyle w:val="BodyTextIndent"/>
        <w:tabs>
          <w:tab w:val="left" w:pos="0"/>
        </w:tabs>
        <w:ind w:left="0" w:right="-720"/>
        <w:rPr>
          <w:rFonts w:ascii="Times New Roman" w:hAnsi="Times New Roman"/>
          <w:sz w:val="24"/>
          <w:szCs w:val="24"/>
        </w:rPr>
      </w:pPr>
    </w:p>
    <w:p w:rsidR="00043352" w:rsidRPr="00FB1623" w:rsidRDefault="00043352" w:rsidP="00DD0D8E">
      <w:pPr>
        <w:pStyle w:val="BodyTextIndent"/>
        <w:numPr>
          <w:ilvl w:val="0"/>
          <w:numId w:val="88"/>
        </w:numPr>
        <w:tabs>
          <w:tab w:val="clear" w:pos="1080"/>
          <w:tab w:val="num" w:pos="720"/>
        </w:tabs>
        <w:ind w:left="720"/>
        <w:rPr>
          <w:rFonts w:ascii="Times New Roman" w:hAnsi="Times New Roman"/>
          <w:sz w:val="24"/>
          <w:szCs w:val="24"/>
        </w:rPr>
      </w:pPr>
      <w:r w:rsidRPr="00FB1623">
        <w:rPr>
          <w:rFonts w:ascii="Times New Roman" w:hAnsi="Times New Roman"/>
          <w:sz w:val="24"/>
          <w:szCs w:val="24"/>
        </w:rPr>
        <w:t>Establish and follow a plan for completing core curriculum and major/minor requirements in a timely manner;</w:t>
      </w:r>
    </w:p>
    <w:p w:rsidR="00043352" w:rsidRPr="00FB1623" w:rsidRDefault="00043352" w:rsidP="00DD0D8E">
      <w:pPr>
        <w:pStyle w:val="BodyTextIndent"/>
        <w:numPr>
          <w:ilvl w:val="0"/>
          <w:numId w:val="88"/>
        </w:numPr>
        <w:tabs>
          <w:tab w:val="clear" w:pos="1080"/>
          <w:tab w:val="num" w:pos="720"/>
        </w:tabs>
        <w:ind w:left="720"/>
        <w:rPr>
          <w:rFonts w:ascii="Times New Roman" w:hAnsi="Times New Roman"/>
          <w:sz w:val="24"/>
          <w:szCs w:val="24"/>
        </w:rPr>
      </w:pPr>
      <w:r w:rsidRPr="00FB1623">
        <w:rPr>
          <w:rFonts w:ascii="Times New Roman" w:hAnsi="Times New Roman"/>
          <w:sz w:val="24"/>
          <w:szCs w:val="24"/>
        </w:rPr>
        <w:t>Provide the advisor with academi</w:t>
      </w:r>
      <w:r w:rsidR="000F785D" w:rsidRPr="00FB1623">
        <w:rPr>
          <w:rFonts w:ascii="Times New Roman" w:hAnsi="Times New Roman"/>
          <w:sz w:val="24"/>
          <w:szCs w:val="24"/>
        </w:rPr>
        <w:t>c goals, including internships</w:t>
      </w:r>
      <w:r w:rsidRPr="00FB1623">
        <w:rPr>
          <w:rFonts w:ascii="Times New Roman" w:hAnsi="Times New Roman"/>
          <w:sz w:val="24"/>
          <w:szCs w:val="24"/>
        </w:rPr>
        <w:t>; extracurricular; and volunteer activities so that the student and the advisor can discuss how these goals fit together to meet the student’s overall aspirations and direction during college and after graduation.</w:t>
      </w:r>
    </w:p>
    <w:p w:rsidR="00043352" w:rsidRPr="00FB1623" w:rsidRDefault="00043352" w:rsidP="00DD0D8E">
      <w:pPr>
        <w:pStyle w:val="BodyTextIndent"/>
        <w:numPr>
          <w:ilvl w:val="0"/>
          <w:numId w:val="88"/>
        </w:numPr>
        <w:tabs>
          <w:tab w:val="clear" w:pos="1080"/>
          <w:tab w:val="num" w:pos="720"/>
        </w:tabs>
        <w:ind w:left="720"/>
        <w:rPr>
          <w:rFonts w:ascii="Times New Roman" w:hAnsi="Times New Roman"/>
          <w:sz w:val="24"/>
          <w:szCs w:val="24"/>
        </w:rPr>
      </w:pPr>
      <w:r w:rsidRPr="00FB1623">
        <w:rPr>
          <w:rFonts w:ascii="Times New Roman" w:hAnsi="Times New Roman"/>
          <w:sz w:val="24"/>
          <w:szCs w:val="24"/>
        </w:rPr>
        <w:t>Be informed of the degree requirements and prepare for advising meetings so that all questions and concerns are answered effectively.</w:t>
      </w:r>
    </w:p>
    <w:p w:rsidR="00043352" w:rsidRPr="00FB1623" w:rsidRDefault="000F785D" w:rsidP="00043352">
      <w:pPr>
        <w:pStyle w:val="BodyTextIndent"/>
        <w:numPr>
          <w:ilvl w:val="0"/>
          <w:numId w:val="88"/>
        </w:numPr>
        <w:tabs>
          <w:tab w:val="clear" w:pos="1080"/>
          <w:tab w:val="num" w:pos="720"/>
        </w:tabs>
        <w:ind w:left="720" w:right="-720"/>
        <w:rPr>
          <w:rFonts w:ascii="Times New Roman" w:hAnsi="Times New Roman"/>
          <w:sz w:val="24"/>
          <w:szCs w:val="24"/>
        </w:rPr>
      </w:pPr>
      <w:r w:rsidRPr="00FB1623">
        <w:rPr>
          <w:rFonts w:ascii="Times New Roman" w:hAnsi="Times New Roman"/>
          <w:sz w:val="24"/>
          <w:szCs w:val="24"/>
        </w:rPr>
        <w:t>M</w:t>
      </w:r>
      <w:r w:rsidR="00043352" w:rsidRPr="00FB1623">
        <w:rPr>
          <w:rFonts w:ascii="Times New Roman" w:hAnsi="Times New Roman"/>
          <w:sz w:val="24"/>
          <w:szCs w:val="24"/>
        </w:rPr>
        <w:t>aintain a file of advising materials and records.</w:t>
      </w:r>
    </w:p>
    <w:p w:rsidR="00043352" w:rsidRPr="00FB1623" w:rsidRDefault="00043352" w:rsidP="00DD0D8E">
      <w:pPr>
        <w:pStyle w:val="BodyTextIndent"/>
        <w:numPr>
          <w:ilvl w:val="0"/>
          <w:numId w:val="88"/>
        </w:numPr>
        <w:tabs>
          <w:tab w:val="clear" w:pos="1080"/>
          <w:tab w:val="num" w:pos="720"/>
        </w:tabs>
        <w:ind w:left="720"/>
        <w:rPr>
          <w:rFonts w:ascii="Times New Roman" w:hAnsi="Times New Roman"/>
          <w:sz w:val="24"/>
          <w:szCs w:val="24"/>
        </w:rPr>
      </w:pPr>
      <w:r w:rsidRPr="00FB1623">
        <w:rPr>
          <w:rFonts w:ascii="Times New Roman" w:hAnsi="Times New Roman"/>
          <w:sz w:val="24"/>
          <w:szCs w:val="24"/>
        </w:rPr>
        <w:lastRenderedPageBreak/>
        <w:t>Inform the advisor of any changes to the academic plan and determine if those decisions change the course or timeline of the plan.</w:t>
      </w:r>
    </w:p>
    <w:p w:rsidR="00043352" w:rsidRPr="00FB1623" w:rsidRDefault="00043352" w:rsidP="00043352">
      <w:pPr>
        <w:pStyle w:val="BodyTextIndent"/>
        <w:numPr>
          <w:ilvl w:val="0"/>
          <w:numId w:val="88"/>
        </w:numPr>
        <w:tabs>
          <w:tab w:val="clear" w:pos="1080"/>
          <w:tab w:val="num" w:pos="720"/>
        </w:tabs>
        <w:ind w:left="720" w:right="-720"/>
        <w:rPr>
          <w:rFonts w:ascii="Times New Roman" w:hAnsi="Times New Roman"/>
          <w:sz w:val="24"/>
          <w:szCs w:val="24"/>
        </w:rPr>
      </w:pPr>
      <w:r w:rsidRPr="00FB1623">
        <w:rPr>
          <w:rFonts w:ascii="Times New Roman" w:hAnsi="Times New Roman"/>
          <w:sz w:val="24"/>
          <w:szCs w:val="24"/>
        </w:rPr>
        <w:t xml:space="preserve">Check the degree </w:t>
      </w:r>
      <w:r w:rsidR="00B52390" w:rsidRPr="00FB1623">
        <w:rPr>
          <w:rFonts w:ascii="Times New Roman" w:hAnsi="Times New Roman"/>
          <w:sz w:val="24"/>
          <w:szCs w:val="24"/>
        </w:rPr>
        <w:t>progress report</w:t>
      </w:r>
      <w:r w:rsidRPr="00FB1623">
        <w:rPr>
          <w:rFonts w:ascii="Times New Roman" w:hAnsi="Times New Roman"/>
          <w:sz w:val="24"/>
          <w:szCs w:val="24"/>
        </w:rPr>
        <w:t xml:space="preserve"> every semester and notify the advisor of any questions or concerns immediately.</w:t>
      </w:r>
    </w:p>
    <w:p w:rsidR="00043352" w:rsidRPr="00FB1623" w:rsidRDefault="00B52390" w:rsidP="00043352">
      <w:pPr>
        <w:pStyle w:val="BodyTextIndent"/>
        <w:numPr>
          <w:ilvl w:val="0"/>
          <w:numId w:val="88"/>
        </w:numPr>
        <w:tabs>
          <w:tab w:val="clear" w:pos="1080"/>
          <w:tab w:val="num" w:pos="720"/>
        </w:tabs>
        <w:ind w:left="720" w:right="-720"/>
        <w:rPr>
          <w:rFonts w:ascii="Times New Roman" w:hAnsi="Times New Roman"/>
          <w:sz w:val="24"/>
          <w:szCs w:val="24"/>
        </w:rPr>
      </w:pPr>
      <w:r w:rsidRPr="00FB1623">
        <w:rPr>
          <w:rFonts w:ascii="Times New Roman" w:hAnsi="Times New Roman"/>
          <w:sz w:val="24"/>
          <w:szCs w:val="24"/>
        </w:rPr>
        <w:t>Apply for graduation by the deadline for the semester in which the student will complete their degree.</w:t>
      </w:r>
    </w:p>
    <w:p w:rsidR="00043352" w:rsidRPr="00FB1623" w:rsidRDefault="00043352" w:rsidP="00043352">
      <w:pPr>
        <w:pStyle w:val="Heading3"/>
        <w:ind w:left="720" w:right="-720"/>
      </w:pPr>
    </w:p>
    <w:p w:rsidR="00043352" w:rsidRPr="00FB1623" w:rsidRDefault="00043352" w:rsidP="00043352">
      <w:pPr>
        <w:pStyle w:val="BodyTextIndent"/>
        <w:ind w:left="0"/>
        <w:rPr>
          <w:rFonts w:ascii="Times New Roman" w:hAnsi="Times New Roman"/>
          <w:sz w:val="24"/>
          <w:szCs w:val="24"/>
        </w:rPr>
      </w:pPr>
    </w:p>
    <w:p w:rsidR="00043352" w:rsidRPr="00FB1623" w:rsidRDefault="00043352" w:rsidP="00043352">
      <w:pPr>
        <w:pStyle w:val="BodyTextIndent"/>
        <w:rPr>
          <w:rFonts w:ascii="Times New Roman" w:hAnsi="Times New Roman"/>
          <w:sz w:val="24"/>
          <w:szCs w:val="24"/>
        </w:rPr>
      </w:pPr>
    </w:p>
    <w:p w:rsidR="00043352" w:rsidRPr="00FB1623" w:rsidRDefault="00043352" w:rsidP="00043352">
      <w:pPr>
        <w:pStyle w:val="BodyTextIndent"/>
        <w:rPr>
          <w:rFonts w:ascii="Times New Roman" w:hAnsi="Times New Roman"/>
          <w:sz w:val="24"/>
          <w:szCs w:val="24"/>
        </w:rPr>
      </w:pPr>
    </w:p>
    <w:p w:rsidR="000B2190" w:rsidRPr="00FB1623" w:rsidRDefault="000B2190" w:rsidP="000B2190">
      <w:pPr>
        <w:autoSpaceDE w:val="0"/>
        <w:autoSpaceDN w:val="0"/>
        <w:adjustRightInd w:val="0"/>
        <w:spacing w:before="100" w:after="100"/>
        <w:jc w:val="center"/>
      </w:pPr>
    </w:p>
    <w:p w:rsidR="000B2190" w:rsidRPr="00FB1623" w:rsidRDefault="000B2190" w:rsidP="000B2190">
      <w:pPr>
        <w:autoSpaceDE w:val="0"/>
        <w:autoSpaceDN w:val="0"/>
        <w:adjustRightInd w:val="0"/>
        <w:spacing w:before="100" w:after="100"/>
        <w:jc w:val="center"/>
      </w:pPr>
    </w:p>
    <w:p w:rsidR="009D5241" w:rsidRPr="00FB1623" w:rsidRDefault="009D5241" w:rsidP="009D5241">
      <w:pPr>
        <w:autoSpaceDE w:val="0"/>
        <w:autoSpaceDN w:val="0"/>
        <w:adjustRightInd w:val="0"/>
        <w:spacing w:before="100" w:after="100"/>
        <w:jc w:val="center"/>
      </w:pPr>
    </w:p>
    <w:p w:rsidR="002C0C49" w:rsidRPr="00FB1623" w:rsidRDefault="00F3135C" w:rsidP="002A3E00">
      <w:pPr>
        <w:pStyle w:val="Heading1"/>
        <w:jc w:val="center"/>
        <w:rPr>
          <w:rFonts w:ascii="Times New Roman" w:hAnsi="Times New Roman"/>
          <w:caps/>
          <w:sz w:val="24"/>
          <w:szCs w:val="24"/>
        </w:rPr>
      </w:pPr>
      <w:r w:rsidRPr="00FB1623">
        <w:rPr>
          <w:rFonts w:ascii="Times New Roman" w:hAnsi="Times New Roman"/>
          <w:sz w:val="24"/>
          <w:szCs w:val="24"/>
        </w:rPr>
        <w:br w:type="page"/>
      </w:r>
      <w:bookmarkStart w:id="2" w:name="_Toc272398335"/>
      <w:r w:rsidR="002C0C49" w:rsidRPr="00FB1623">
        <w:rPr>
          <w:rFonts w:ascii="Times New Roman" w:hAnsi="Times New Roman"/>
          <w:caps/>
          <w:sz w:val="24"/>
          <w:szCs w:val="24"/>
        </w:rPr>
        <w:lastRenderedPageBreak/>
        <w:t>Advising Students Throughout their career</w:t>
      </w:r>
      <w:bookmarkEnd w:id="2"/>
    </w:p>
    <w:p w:rsidR="002C0C49" w:rsidRPr="00FB1623" w:rsidRDefault="002C0C49" w:rsidP="002A3E00">
      <w:pPr>
        <w:jc w:val="center"/>
      </w:pPr>
    </w:p>
    <w:p w:rsidR="00DD6758" w:rsidRPr="00FB1623" w:rsidRDefault="00DD6758" w:rsidP="002C0C49">
      <w:pPr>
        <w:pStyle w:val="Heading2"/>
        <w:rPr>
          <w:rFonts w:ascii="Times New Roman" w:hAnsi="Times New Roman" w:cs="Times New Roman"/>
          <w:sz w:val="24"/>
          <w:szCs w:val="24"/>
        </w:rPr>
      </w:pPr>
      <w:bookmarkStart w:id="3" w:name="_Toc272398336"/>
      <w:r w:rsidRPr="00FB1623">
        <w:rPr>
          <w:rFonts w:ascii="Times New Roman" w:hAnsi="Times New Roman" w:cs="Times New Roman"/>
          <w:sz w:val="24"/>
          <w:szCs w:val="24"/>
        </w:rPr>
        <w:t>FRESHMAN YEAR</w:t>
      </w:r>
      <w:r w:rsidR="00E40622" w:rsidRPr="00FB1623">
        <w:rPr>
          <w:rFonts w:ascii="Times New Roman" w:hAnsi="Times New Roman" w:cs="Times New Roman"/>
          <w:sz w:val="24"/>
          <w:szCs w:val="24"/>
        </w:rPr>
        <w:t xml:space="preserve"> (Freshmen at Towson have a special First Year Experience Advisor</w:t>
      </w:r>
      <w:r w:rsidR="00363BFB" w:rsidRPr="00FB1623">
        <w:rPr>
          <w:rFonts w:ascii="Times New Roman" w:hAnsi="Times New Roman" w:cs="Times New Roman"/>
          <w:sz w:val="24"/>
          <w:szCs w:val="24"/>
        </w:rPr>
        <w:t xml:space="preserve"> - FYE</w:t>
      </w:r>
      <w:r w:rsidR="00E40622" w:rsidRPr="00FB1623">
        <w:rPr>
          <w:rFonts w:ascii="Times New Roman" w:hAnsi="Times New Roman" w:cs="Times New Roman"/>
          <w:sz w:val="24"/>
          <w:szCs w:val="24"/>
        </w:rPr>
        <w:t>)</w:t>
      </w:r>
      <w:bookmarkEnd w:id="3"/>
    </w:p>
    <w:p w:rsidR="00F3135C" w:rsidRPr="00FB1623" w:rsidRDefault="00F3135C" w:rsidP="00DD6758">
      <w:pPr>
        <w:keepNext/>
        <w:autoSpaceDE w:val="0"/>
        <w:autoSpaceDN w:val="0"/>
        <w:adjustRightInd w:val="0"/>
        <w:jc w:val="center"/>
        <w:outlineLvl w:val="3"/>
        <w:rPr>
          <w:b/>
        </w:rPr>
      </w:pPr>
    </w:p>
    <w:p w:rsidR="004A1493" w:rsidRPr="00FB1623" w:rsidRDefault="004A1493" w:rsidP="004A1493">
      <w:pPr>
        <w:autoSpaceDE w:val="0"/>
        <w:autoSpaceDN w:val="0"/>
        <w:adjustRightInd w:val="0"/>
      </w:pPr>
      <w:r w:rsidRPr="00FB1623">
        <w:rPr>
          <w:b/>
        </w:rPr>
        <w:t xml:space="preserve">ADVISING </w:t>
      </w:r>
      <w:r w:rsidR="00C673EC" w:rsidRPr="00FB1623">
        <w:rPr>
          <w:b/>
        </w:rPr>
        <w:t>OBJECTIVE</w:t>
      </w:r>
      <w:r w:rsidRPr="00FB1623">
        <w:t>:</w:t>
      </w:r>
    </w:p>
    <w:p w:rsidR="004A1493" w:rsidRPr="00FB1623" w:rsidRDefault="00A65351" w:rsidP="00A65351">
      <w:pPr>
        <w:numPr>
          <w:ilvl w:val="0"/>
          <w:numId w:val="2"/>
        </w:numPr>
        <w:autoSpaceDE w:val="0"/>
        <w:autoSpaceDN w:val="0"/>
        <w:adjustRightInd w:val="0"/>
      </w:pPr>
      <w:r w:rsidRPr="00FB1623">
        <w:rPr>
          <w:bCs/>
        </w:rPr>
        <w:t>The FYE advisor</w:t>
      </w:r>
      <w:r w:rsidR="00B8221F" w:rsidRPr="00FB1623">
        <w:rPr>
          <w:bCs/>
        </w:rPr>
        <w:t xml:space="preserve"> meet</w:t>
      </w:r>
      <w:r w:rsidRPr="00FB1623">
        <w:rPr>
          <w:bCs/>
        </w:rPr>
        <w:t>s</w:t>
      </w:r>
      <w:r w:rsidR="004A1493" w:rsidRPr="00FB1623">
        <w:rPr>
          <w:bCs/>
        </w:rPr>
        <w:t xml:space="preserve"> each semester</w:t>
      </w:r>
      <w:r w:rsidR="00417FBA" w:rsidRPr="00FB1623">
        <w:rPr>
          <w:bCs/>
        </w:rPr>
        <w:t xml:space="preserve"> </w:t>
      </w:r>
      <w:r w:rsidR="00B8221F" w:rsidRPr="00FB1623">
        <w:rPr>
          <w:bCs/>
        </w:rPr>
        <w:t xml:space="preserve">with </w:t>
      </w:r>
      <w:r w:rsidR="00187CDE" w:rsidRPr="00FB1623">
        <w:rPr>
          <w:bCs/>
        </w:rPr>
        <w:t>their</w:t>
      </w:r>
      <w:r w:rsidR="00B8221F" w:rsidRPr="00FB1623">
        <w:rPr>
          <w:bCs/>
        </w:rPr>
        <w:t xml:space="preserve"> advisees du</w:t>
      </w:r>
      <w:r w:rsidR="00417FBA" w:rsidRPr="00FB1623">
        <w:rPr>
          <w:bCs/>
        </w:rPr>
        <w:t>r</w:t>
      </w:r>
      <w:r w:rsidR="00B8221F" w:rsidRPr="00FB1623">
        <w:rPr>
          <w:bCs/>
        </w:rPr>
        <w:t>ing their</w:t>
      </w:r>
      <w:r w:rsidR="00417FBA" w:rsidRPr="00FB1623">
        <w:rPr>
          <w:bCs/>
        </w:rPr>
        <w:t xml:space="preserve"> freshman year</w:t>
      </w:r>
      <w:r w:rsidR="004A1493" w:rsidRPr="00FB1623">
        <w:rPr>
          <w:bCs/>
        </w:rPr>
        <w:t xml:space="preserve">. </w:t>
      </w:r>
      <w:r w:rsidR="00776962" w:rsidRPr="00FB1623">
        <w:rPr>
          <w:bCs/>
        </w:rPr>
        <w:t>When it is time to register for classes</w:t>
      </w:r>
      <w:r w:rsidR="004A1493" w:rsidRPr="00FB1623">
        <w:rPr>
          <w:bCs/>
        </w:rPr>
        <w:t xml:space="preserve">, </w:t>
      </w:r>
      <w:r w:rsidR="00187CDE" w:rsidRPr="00FB1623">
        <w:rPr>
          <w:bCs/>
        </w:rPr>
        <w:t>the FYE advisor</w:t>
      </w:r>
      <w:r w:rsidR="004A1493" w:rsidRPr="00FB1623">
        <w:rPr>
          <w:bCs/>
        </w:rPr>
        <w:t xml:space="preserve"> meet</w:t>
      </w:r>
      <w:r w:rsidR="00187CDE" w:rsidRPr="00FB1623">
        <w:rPr>
          <w:bCs/>
        </w:rPr>
        <w:t>s</w:t>
      </w:r>
      <w:r w:rsidR="004A1493" w:rsidRPr="00FB1623">
        <w:rPr>
          <w:bCs/>
        </w:rPr>
        <w:t xml:space="preserve"> </w:t>
      </w:r>
      <w:r w:rsidRPr="00FB1623">
        <w:rPr>
          <w:bCs/>
        </w:rPr>
        <w:t xml:space="preserve">one-on-one </w:t>
      </w:r>
      <w:r w:rsidR="004A1493" w:rsidRPr="00FB1623">
        <w:rPr>
          <w:bCs/>
        </w:rPr>
        <w:t xml:space="preserve">with </w:t>
      </w:r>
      <w:r w:rsidRPr="00FB1623">
        <w:rPr>
          <w:bCs/>
        </w:rPr>
        <w:t xml:space="preserve">each of </w:t>
      </w:r>
      <w:r w:rsidR="00187CDE" w:rsidRPr="00FB1623">
        <w:rPr>
          <w:bCs/>
        </w:rPr>
        <w:t xml:space="preserve">their </w:t>
      </w:r>
      <w:r w:rsidR="004A1493" w:rsidRPr="00FB1623">
        <w:rPr>
          <w:bCs/>
        </w:rPr>
        <w:t>FYE advis</w:t>
      </w:r>
      <w:r w:rsidR="00B8221F" w:rsidRPr="00FB1623">
        <w:rPr>
          <w:bCs/>
        </w:rPr>
        <w:t>ee</w:t>
      </w:r>
      <w:r w:rsidR="00187CDE" w:rsidRPr="00FB1623">
        <w:rPr>
          <w:bCs/>
        </w:rPr>
        <w:t>s</w:t>
      </w:r>
      <w:r w:rsidR="004A1493" w:rsidRPr="00FB1623">
        <w:rPr>
          <w:bCs/>
        </w:rPr>
        <w:t xml:space="preserve"> </w:t>
      </w:r>
      <w:r w:rsidR="00B8221F" w:rsidRPr="00FB1623">
        <w:rPr>
          <w:bCs/>
        </w:rPr>
        <w:t>to</w:t>
      </w:r>
      <w:r w:rsidR="004A1493" w:rsidRPr="00FB1623">
        <w:rPr>
          <w:bCs/>
        </w:rPr>
        <w:t xml:space="preserve"> </w:t>
      </w:r>
      <w:r w:rsidRPr="00FB1623">
        <w:rPr>
          <w:bCs/>
        </w:rPr>
        <w:t xml:space="preserve">discuss the student’s academic progress and any other issues of concern and remove the HOLD flag on their </w:t>
      </w:r>
      <w:r w:rsidR="00BD1C85">
        <w:rPr>
          <w:bCs/>
        </w:rPr>
        <w:t xml:space="preserve">account </w:t>
      </w:r>
      <w:r w:rsidR="000F785D" w:rsidRPr="00FB1623">
        <w:rPr>
          <w:bCs/>
        </w:rPr>
        <w:t>so the student can</w:t>
      </w:r>
      <w:r w:rsidRPr="00FB1623">
        <w:rPr>
          <w:bCs/>
        </w:rPr>
        <w:t xml:space="preserve"> register.</w:t>
      </w:r>
    </w:p>
    <w:p w:rsidR="004D7641" w:rsidRPr="00FB1623" w:rsidRDefault="004D7641" w:rsidP="004D7641">
      <w:pPr>
        <w:autoSpaceDE w:val="0"/>
        <w:autoSpaceDN w:val="0"/>
        <w:adjustRightInd w:val="0"/>
      </w:pPr>
    </w:p>
    <w:p w:rsidR="00DD6758" w:rsidRPr="00FB1623" w:rsidRDefault="00DD6758" w:rsidP="00DD6758">
      <w:pPr>
        <w:autoSpaceDE w:val="0"/>
        <w:autoSpaceDN w:val="0"/>
        <w:adjustRightInd w:val="0"/>
        <w:rPr>
          <w:b/>
        </w:rPr>
      </w:pPr>
      <w:r w:rsidRPr="00FB1623">
        <w:rPr>
          <w:b/>
          <w:bCs/>
        </w:rPr>
        <w:t>SCHEDULING</w:t>
      </w:r>
      <w:r w:rsidR="00C673EC" w:rsidRPr="00FB1623">
        <w:rPr>
          <w:b/>
          <w:bCs/>
        </w:rPr>
        <w:t xml:space="preserve"> </w:t>
      </w:r>
      <w:r w:rsidR="009E45A7" w:rsidRPr="00FB1623">
        <w:rPr>
          <w:b/>
          <w:bCs/>
        </w:rPr>
        <w:t>OBJECTIVES</w:t>
      </w:r>
      <w:r w:rsidRPr="00FB1623">
        <w:rPr>
          <w:b/>
          <w:bCs/>
        </w:rPr>
        <w:t>:</w:t>
      </w:r>
    </w:p>
    <w:p w:rsidR="00DD6758" w:rsidRPr="00FB1623" w:rsidRDefault="00DD6758" w:rsidP="009E547F">
      <w:pPr>
        <w:numPr>
          <w:ilvl w:val="0"/>
          <w:numId w:val="3"/>
        </w:numPr>
        <w:autoSpaceDE w:val="0"/>
        <w:autoSpaceDN w:val="0"/>
        <w:adjustRightInd w:val="0"/>
      </w:pPr>
      <w:r w:rsidRPr="00FB1623">
        <w:rPr>
          <w:b/>
        </w:rPr>
        <w:t>T</w:t>
      </w:r>
      <w:r w:rsidRPr="00FB1623">
        <w:rPr>
          <w:b/>
          <w:bCs/>
        </w:rPr>
        <w:t xml:space="preserve">ake 15 credits a semester. </w:t>
      </w:r>
      <w:r w:rsidRPr="00FB1623">
        <w:rPr>
          <w:bCs/>
        </w:rPr>
        <w:t xml:space="preserve">If </w:t>
      </w:r>
      <w:r w:rsidR="00B8221F" w:rsidRPr="00FB1623">
        <w:rPr>
          <w:bCs/>
        </w:rPr>
        <w:t>a student is</w:t>
      </w:r>
      <w:r w:rsidRPr="00FB1623">
        <w:rPr>
          <w:bCs/>
        </w:rPr>
        <w:t xml:space="preserve"> taking less than 15 credits, </w:t>
      </w:r>
      <w:r w:rsidR="00B8221F" w:rsidRPr="00FB1623">
        <w:rPr>
          <w:bCs/>
        </w:rPr>
        <w:t>he/she</w:t>
      </w:r>
      <w:r w:rsidRPr="00FB1623">
        <w:rPr>
          <w:bCs/>
        </w:rPr>
        <w:t xml:space="preserve"> will have to take courses during the summer, or minimester, if </w:t>
      </w:r>
      <w:r w:rsidR="00B8221F" w:rsidRPr="00FB1623">
        <w:rPr>
          <w:bCs/>
        </w:rPr>
        <w:t>he/she</w:t>
      </w:r>
      <w:r w:rsidRPr="00FB1623">
        <w:rPr>
          <w:bCs/>
        </w:rPr>
        <w:t xml:space="preserve"> want</w:t>
      </w:r>
      <w:r w:rsidR="00B8221F" w:rsidRPr="00FB1623">
        <w:rPr>
          <w:bCs/>
        </w:rPr>
        <w:t>s</w:t>
      </w:r>
      <w:r w:rsidRPr="00FB1623">
        <w:rPr>
          <w:bCs/>
        </w:rPr>
        <w:t xml:space="preserve"> to graduate in four years (120 credits).</w:t>
      </w:r>
    </w:p>
    <w:p w:rsidR="005F1D85" w:rsidRPr="00FB1623" w:rsidRDefault="008E77C5" w:rsidP="009E547F">
      <w:pPr>
        <w:numPr>
          <w:ilvl w:val="0"/>
          <w:numId w:val="3"/>
        </w:numPr>
        <w:autoSpaceDE w:val="0"/>
        <w:autoSpaceDN w:val="0"/>
        <w:adjustRightInd w:val="0"/>
        <w:spacing w:after="100"/>
      </w:pPr>
      <w:r w:rsidRPr="00FB1623">
        <w:rPr>
          <w:b/>
        </w:rPr>
        <w:t>Explore different disciplines.</w:t>
      </w:r>
      <w:r w:rsidRPr="00FB1623">
        <w:t xml:space="preserve">  </w:t>
      </w:r>
      <w:r w:rsidR="005F1D85" w:rsidRPr="00FB1623">
        <w:t xml:space="preserve">General Education Requirements </w:t>
      </w:r>
      <w:r w:rsidR="001E7888" w:rsidRPr="00FB1623">
        <w:t xml:space="preserve">(GenEds) </w:t>
      </w:r>
      <w:r w:rsidR="005F1D85" w:rsidRPr="00FB1623">
        <w:t xml:space="preserve">are </w:t>
      </w:r>
      <w:r w:rsidR="007854D0" w:rsidRPr="00FB1623">
        <w:t xml:space="preserve">designed to help students gain </w:t>
      </w:r>
      <w:r w:rsidR="00A65351" w:rsidRPr="00FB1623">
        <w:t xml:space="preserve">the </w:t>
      </w:r>
      <w:r w:rsidR="007854D0" w:rsidRPr="00FB1623">
        <w:t xml:space="preserve">essential intellectual skills and knowledge that will be important throughout their lives.  </w:t>
      </w:r>
      <w:r w:rsidR="00B8221F" w:rsidRPr="00FB1623">
        <w:t>S</w:t>
      </w:r>
      <w:r w:rsidR="00E42E3E" w:rsidRPr="00FB1623">
        <w:t xml:space="preserve">uggest </w:t>
      </w:r>
      <w:r w:rsidR="000F785D" w:rsidRPr="00FB1623">
        <w:t>that</w:t>
      </w:r>
      <w:r w:rsidR="00B8221F" w:rsidRPr="00FB1623">
        <w:t xml:space="preserve"> students </w:t>
      </w:r>
      <w:r w:rsidR="000F785D" w:rsidRPr="00FB1623">
        <w:t>take</w:t>
      </w:r>
      <w:r w:rsidR="00E42E3E" w:rsidRPr="00FB1623">
        <w:t xml:space="preserve"> some of these courses each semester to balance </w:t>
      </w:r>
      <w:r w:rsidR="001E7888" w:rsidRPr="00FB1623">
        <w:t>and complement</w:t>
      </w:r>
      <w:r w:rsidR="00E42E3E" w:rsidRPr="00FB1623">
        <w:t xml:space="preserve"> </w:t>
      </w:r>
      <w:r w:rsidR="00A65351" w:rsidRPr="00FB1623">
        <w:t>their</w:t>
      </w:r>
      <w:r w:rsidR="00E42E3E" w:rsidRPr="00FB1623">
        <w:t xml:space="preserve"> </w:t>
      </w:r>
      <w:r w:rsidR="001E7888" w:rsidRPr="00FB1623">
        <w:t>major</w:t>
      </w:r>
      <w:r w:rsidR="00E42E3E" w:rsidRPr="00FB1623">
        <w:t xml:space="preserve"> requirements.  </w:t>
      </w:r>
    </w:p>
    <w:p w:rsidR="00DD6758" w:rsidRPr="00FB1623" w:rsidRDefault="00DD6758" w:rsidP="00DD6758">
      <w:pPr>
        <w:autoSpaceDE w:val="0"/>
        <w:autoSpaceDN w:val="0"/>
        <w:adjustRightInd w:val="0"/>
        <w:rPr>
          <w:b/>
        </w:rPr>
      </w:pPr>
      <w:r w:rsidRPr="00FB1623">
        <w:rPr>
          <w:b/>
        </w:rPr>
        <w:t>Check prerequisites for courses every semester before registering for classes.</w:t>
      </w:r>
    </w:p>
    <w:p w:rsidR="004A1493" w:rsidRPr="00FB1623" w:rsidRDefault="004A1493" w:rsidP="00DD6758">
      <w:pPr>
        <w:autoSpaceDE w:val="0"/>
        <w:autoSpaceDN w:val="0"/>
        <w:adjustRightInd w:val="0"/>
      </w:pPr>
    </w:p>
    <w:p w:rsidR="00DD6758" w:rsidRPr="00FB1623" w:rsidRDefault="00DD6758" w:rsidP="00DD6758">
      <w:pPr>
        <w:autoSpaceDE w:val="0"/>
        <w:autoSpaceDN w:val="0"/>
        <w:adjustRightInd w:val="0"/>
        <w:rPr>
          <w:b/>
        </w:rPr>
      </w:pPr>
      <w:r w:rsidRPr="00FB1623">
        <w:rPr>
          <w:b/>
          <w:bCs/>
        </w:rPr>
        <w:t>TIP</w:t>
      </w:r>
      <w:r w:rsidR="004A1C5F" w:rsidRPr="00FB1623">
        <w:rPr>
          <w:b/>
          <w:bCs/>
        </w:rPr>
        <w:t>S FOR FRESHMAN</w:t>
      </w:r>
      <w:r w:rsidRPr="00FB1623">
        <w:rPr>
          <w:b/>
          <w:bCs/>
        </w:rPr>
        <w:t>:</w:t>
      </w:r>
    </w:p>
    <w:p w:rsidR="00DD6758" w:rsidRPr="00FB1623" w:rsidRDefault="00B8221F" w:rsidP="009E547F">
      <w:pPr>
        <w:numPr>
          <w:ilvl w:val="0"/>
          <w:numId w:val="4"/>
        </w:numPr>
        <w:autoSpaceDE w:val="0"/>
        <w:autoSpaceDN w:val="0"/>
        <w:adjustRightInd w:val="0"/>
        <w:spacing w:before="100" w:after="100"/>
      </w:pPr>
      <w:r w:rsidRPr="00FB1623">
        <w:rPr>
          <w:bCs/>
        </w:rPr>
        <w:t xml:space="preserve">Make sure students are not </w:t>
      </w:r>
      <w:r w:rsidR="00DD6758" w:rsidRPr="00FB1623">
        <w:rPr>
          <w:bCs/>
        </w:rPr>
        <w:t xml:space="preserve">discouraged </w:t>
      </w:r>
      <w:r w:rsidR="00776962" w:rsidRPr="00FB1623">
        <w:rPr>
          <w:bCs/>
        </w:rPr>
        <w:t>with</w:t>
      </w:r>
      <w:r w:rsidR="00DD6758" w:rsidRPr="00FB1623">
        <w:rPr>
          <w:bCs/>
        </w:rPr>
        <w:t xml:space="preserve"> some classes such as </w:t>
      </w:r>
      <w:r w:rsidR="001E7888" w:rsidRPr="00FB1623">
        <w:rPr>
          <w:bCs/>
        </w:rPr>
        <w:t xml:space="preserve">Accounting or Statistics </w:t>
      </w:r>
      <w:r w:rsidR="00DD6758" w:rsidRPr="00FB1623">
        <w:rPr>
          <w:bCs/>
        </w:rPr>
        <w:t xml:space="preserve">if </w:t>
      </w:r>
      <w:r w:rsidRPr="00FB1623">
        <w:rPr>
          <w:bCs/>
        </w:rPr>
        <w:t>they</w:t>
      </w:r>
      <w:r w:rsidR="00DD6758" w:rsidRPr="00FB1623">
        <w:rPr>
          <w:bCs/>
        </w:rPr>
        <w:t xml:space="preserve"> are not strong in math. Many students struggle a little, but you can </w:t>
      </w:r>
      <w:r w:rsidR="00A65351" w:rsidRPr="00FB1623">
        <w:rPr>
          <w:bCs/>
        </w:rPr>
        <w:t>direct</w:t>
      </w:r>
      <w:r w:rsidR="006772EC" w:rsidRPr="00FB1623">
        <w:rPr>
          <w:bCs/>
        </w:rPr>
        <w:t xml:space="preserve"> them </w:t>
      </w:r>
      <w:r w:rsidR="00A65351" w:rsidRPr="00FB1623">
        <w:rPr>
          <w:bCs/>
        </w:rPr>
        <w:t xml:space="preserve">to </w:t>
      </w:r>
      <w:r w:rsidR="006772EC" w:rsidRPr="00FB1623">
        <w:rPr>
          <w:bCs/>
        </w:rPr>
        <w:t xml:space="preserve">resources </w:t>
      </w:r>
      <w:r w:rsidR="00A65351" w:rsidRPr="00FB1623">
        <w:rPr>
          <w:bCs/>
        </w:rPr>
        <w:t>which may help</w:t>
      </w:r>
      <w:r w:rsidR="006772EC" w:rsidRPr="00FB1623">
        <w:rPr>
          <w:bCs/>
        </w:rPr>
        <w:t xml:space="preserve"> them </w:t>
      </w:r>
      <w:r w:rsidR="00DD6758" w:rsidRPr="00FB1623">
        <w:rPr>
          <w:bCs/>
        </w:rPr>
        <w:t xml:space="preserve">make it through these courses and begin taking courses in which </w:t>
      </w:r>
      <w:r w:rsidR="006772EC" w:rsidRPr="00FB1623">
        <w:rPr>
          <w:bCs/>
        </w:rPr>
        <w:t>they</w:t>
      </w:r>
      <w:r w:rsidR="00DD6758" w:rsidRPr="00FB1623">
        <w:rPr>
          <w:bCs/>
        </w:rPr>
        <w:t xml:space="preserve"> may be stronger.</w:t>
      </w:r>
    </w:p>
    <w:p w:rsidR="00DD6758" w:rsidRPr="00FB1623" w:rsidRDefault="00DD6758" w:rsidP="009E547F">
      <w:pPr>
        <w:numPr>
          <w:ilvl w:val="0"/>
          <w:numId w:val="4"/>
        </w:numPr>
        <w:autoSpaceDE w:val="0"/>
        <w:autoSpaceDN w:val="0"/>
        <w:adjustRightInd w:val="0"/>
        <w:spacing w:before="100" w:after="100"/>
      </w:pPr>
      <w:r w:rsidRPr="00FB1623">
        <w:rPr>
          <w:bCs/>
        </w:rPr>
        <w:t xml:space="preserve">If </w:t>
      </w:r>
      <w:r w:rsidR="006772EC" w:rsidRPr="00FB1623">
        <w:rPr>
          <w:bCs/>
        </w:rPr>
        <w:t>a student is</w:t>
      </w:r>
      <w:r w:rsidRPr="00FB1623">
        <w:rPr>
          <w:bCs/>
        </w:rPr>
        <w:t xml:space="preserve"> struggling in a class, talk to </w:t>
      </w:r>
      <w:r w:rsidR="006772EC" w:rsidRPr="00FB1623">
        <w:rPr>
          <w:bCs/>
        </w:rPr>
        <w:t>them about different options</w:t>
      </w:r>
      <w:r w:rsidR="00776962" w:rsidRPr="00FB1623">
        <w:rPr>
          <w:bCs/>
        </w:rPr>
        <w:t>.</w:t>
      </w:r>
      <w:r w:rsidRPr="00FB1623">
        <w:rPr>
          <w:bCs/>
        </w:rPr>
        <w:t xml:space="preserve"> </w:t>
      </w:r>
      <w:r w:rsidR="006772EC" w:rsidRPr="00FB1623">
        <w:rPr>
          <w:bCs/>
        </w:rPr>
        <w:t>R</w:t>
      </w:r>
      <w:r w:rsidRPr="00FB1623">
        <w:rPr>
          <w:bCs/>
        </w:rPr>
        <w:t>ecommend some possibilities</w:t>
      </w:r>
      <w:r w:rsidR="00776962" w:rsidRPr="00FB1623">
        <w:rPr>
          <w:bCs/>
        </w:rPr>
        <w:t xml:space="preserve"> </w:t>
      </w:r>
      <w:r w:rsidRPr="00FB1623">
        <w:rPr>
          <w:bCs/>
        </w:rPr>
        <w:t xml:space="preserve">for </w:t>
      </w:r>
      <w:r w:rsidR="006772EC" w:rsidRPr="00FB1623">
        <w:rPr>
          <w:bCs/>
        </w:rPr>
        <w:t>them, such as tutoring, or different study behaviors</w:t>
      </w:r>
      <w:r w:rsidRPr="00FB1623">
        <w:rPr>
          <w:bCs/>
        </w:rPr>
        <w:t xml:space="preserve">. </w:t>
      </w:r>
      <w:r w:rsidR="006772EC" w:rsidRPr="00FB1623">
        <w:rPr>
          <w:bCs/>
        </w:rPr>
        <w:t>T</w:t>
      </w:r>
      <w:r w:rsidR="00776962" w:rsidRPr="00FB1623">
        <w:rPr>
          <w:bCs/>
        </w:rPr>
        <w:t xml:space="preserve">he </w:t>
      </w:r>
      <w:r w:rsidR="008E3006" w:rsidRPr="00FB1623">
        <w:rPr>
          <w:bCs/>
        </w:rPr>
        <w:t>Academic Achievement Center</w:t>
      </w:r>
      <w:r w:rsidRPr="00FB1623">
        <w:rPr>
          <w:bCs/>
        </w:rPr>
        <w:t xml:space="preserve"> </w:t>
      </w:r>
      <w:r w:rsidR="00776962" w:rsidRPr="00FB1623">
        <w:rPr>
          <w:bCs/>
        </w:rPr>
        <w:t xml:space="preserve">is a </w:t>
      </w:r>
      <w:r w:rsidRPr="00FB1623">
        <w:rPr>
          <w:bCs/>
        </w:rPr>
        <w:t xml:space="preserve">great </w:t>
      </w:r>
      <w:r w:rsidR="00776962" w:rsidRPr="00FB1623">
        <w:rPr>
          <w:bCs/>
        </w:rPr>
        <w:t>place</w:t>
      </w:r>
      <w:r w:rsidRPr="00FB1623">
        <w:rPr>
          <w:bCs/>
        </w:rPr>
        <w:t xml:space="preserve"> to find people who can help </w:t>
      </w:r>
      <w:r w:rsidR="006772EC" w:rsidRPr="00FB1623">
        <w:rPr>
          <w:bCs/>
        </w:rPr>
        <w:t>students</w:t>
      </w:r>
      <w:r w:rsidRPr="00FB1623">
        <w:rPr>
          <w:bCs/>
        </w:rPr>
        <w:t xml:space="preserve"> in these subjects. </w:t>
      </w:r>
    </w:p>
    <w:p w:rsidR="00DD6758" w:rsidRPr="00FB1623" w:rsidRDefault="00DD6758" w:rsidP="00363BFB">
      <w:pPr>
        <w:autoSpaceDE w:val="0"/>
        <w:autoSpaceDN w:val="0"/>
        <w:adjustRightInd w:val="0"/>
        <w:ind w:left="900"/>
        <w:rPr>
          <w:bCs/>
          <w:i/>
          <w:iCs/>
        </w:rPr>
      </w:pPr>
      <w:r w:rsidRPr="00FB1623">
        <w:rPr>
          <w:bCs/>
          <w:i/>
          <w:iCs/>
        </w:rPr>
        <w:t>-</w:t>
      </w:r>
      <w:r w:rsidR="008E3006" w:rsidRPr="00FB1623">
        <w:rPr>
          <w:bCs/>
          <w:i/>
          <w:iCs/>
        </w:rPr>
        <w:t>Academic Achievement</w:t>
      </w:r>
      <w:r w:rsidRPr="00FB1623">
        <w:rPr>
          <w:bCs/>
          <w:i/>
          <w:iCs/>
        </w:rPr>
        <w:t xml:space="preserve"> Center: 410-704-2291, Location: </w:t>
      </w:r>
      <w:r w:rsidR="008E3006" w:rsidRPr="00FB1623">
        <w:rPr>
          <w:bCs/>
          <w:i/>
          <w:iCs/>
        </w:rPr>
        <w:t xml:space="preserve">Cook Library, </w:t>
      </w:r>
      <w:r w:rsidR="00B441D5">
        <w:rPr>
          <w:bCs/>
          <w:i/>
          <w:iCs/>
        </w:rPr>
        <w:t>Rm 524</w:t>
      </w:r>
    </w:p>
    <w:p w:rsidR="008E3006" w:rsidRPr="00FB1623" w:rsidRDefault="00B0536E" w:rsidP="00363BFB">
      <w:pPr>
        <w:autoSpaceDE w:val="0"/>
        <w:autoSpaceDN w:val="0"/>
        <w:adjustRightInd w:val="0"/>
        <w:ind w:left="900"/>
      </w:pPr>
      <w:hyperlink r:id="rId10" w:history="1">
        <w:r w:rsidR="00042E08" w:rsidRPr="00FB1623">
          <w:rPr>
            <w:rStyle w:val="Hyperlink"/>
            <w:bCs/>
            <w:i/>
            <w:iCs/>
          </w:rPr>
          <w:t>www.towson.edu/aa</w:t>
        </w:r>
        <w:r w:rsidR="00042E08" w:rsidRPr="00FB1623">
          <w:rPr>
            <w:rStyle w:val="Hyperlink"/>
          </w:rPr>
          <w:t>c</w:t>
        </w:r>
      </w:hyperlink>
    </w:p>
    <w:p w:rsidR="00042E08" w:rsidRPr="00FB1623" w:rsidRDefault="00042E08" w:rsidP="00363BFB">
      <w:pPr>
        <w:autoSpaceDE w:val="0"/>
        <w:autoSpaceDN w:val="0"/>
        <w:adjustRightInd w:val="0"/>
        <w:ind w:left="900"/>
        <w:rPr>
          <w:bCs/>
          <w:i/>
          <w:iCs/>
        </w:rPr>
      </w:pPr>
    </w:p>
    <w:p w:rsidR="00776962" w:rsidRPr="00FB1623" w:rsidRDefault="00776962" w:rsidP="00776962">
      <w:pPr>
        <w:autoSpaceDE w:val="0"/>
        <w:autoSpaceDN w:val="0"/>
        <w:adjustRightInd w:val="0"/>
        <w:rPr>
          <w:b/>
          <w:bCs/>
        </w:rPr>
      </w:pPr>
      <w:r w:rsidRPr="00FB1623">
        <w:rPr>
          <w:b/>
          <w:bCs/>
          <w:caps/>
        </w:rPr>
        <w:t>Tip for ACC</w:t>
      </w:r>
      <w:r w:rsidR="0054282C" w:rsidRPr="00FB1623">
        <w:rPr>
          <w:b/>
          <w:bCs/>
          <w:caps/>
        </w:rPr>
        <w:t>ounting</w:t>
      </w:r>
      <w:r w:rsidRPr="00FB1623">
        <w:rPr>
          <w:b/>
          <w:bCs/>
          <w:caps/>
        </w:rPr>
        <w:t xml:space="preserve"> majors</w:t>
      </w:r>
      <w:r w:rsidRPr="00FB1623">
        <w:rPr>
          <w:b/>
          <w:bCs/>
        </w:rPr>
        <w:t>:</w:t>
      </w:r>
    </w:p>
    <w:p w:rsidR="00B852C4" w:rsidRPr="00FB1623" w:rsidRDefault="00363BFB" w:rsidP="00B852C4">
      <w:pPr>
        <w:autoSpaceDE w:val="0"/>
        <w:autoSpaceDN w:val="0"/>
        <w:adjustRightInd w:val="0"/>
        <w:rPr>
          <w:bCs/>
          <w:color w:val="000000"/>
        </w:rPr>
      </w:pPr>
      <w:r w:rsidRPr="00FB1623">
        <w:rPr>
          <w:bCs/>
        </w:rPr>
        <w:t>Students should</w:t>
      </w:r>
      <w:r w:rsidR="006772EC" w:rsidRPr="00FB1623">
        <w:rPr>
          <w:bCs/>
        </w:rPr>
        <w:t xml:space="preserve"> t</w:t>
      </w:r>
      <w:r w:rsidR="00390FFD" w:rsidRPr="00FB1623">
        <w:rPr>
          <w:bCs/>
        </w:rPr>
        <w:t>ake ACCT 201 and ACCT 202</w:t>
      </w:r>
      <w:r w:rsidR="008E3006" w:rsidRPr="00FB1623">
        <w:rPr>
          <w:bCs/>
        </w:rPr>
        <w:t xml:space="preserve"> </w:t>
      </w:r>
      <w:r w:rsidR="006772EC" w:rsidRPr="00FB1623">
        <w:rPr>
          <w:bCs/>
        </w:rPr>
        <w:t>in their</w:t>
      </w:r>
      <w:r w:rsidR="00390FFD" w:rsidRPr="00FB1623">
        <w:rPr>
          <w:bCs/>
        </w:rPr>
        <w:t xml:space="preserve"> freshman year.  By taking these classes early, </w:t>
      </w:r>
      <w:r w:rsidR="006772EC" w:rsidRPr="00FB1623">
        <w:rPr>
          <w:bCs/>
        </w:rPr>
        <w:t>they</w:t>
      </w:r>
      <w:r w:rsidR="00390FFD" w:rsidRPr="00FB1623">
        <w:rPr>
          <w:bCs/>
        </w:rPr>
        <w:t xml:space="preserve"> </w:t>
      </w:r>
      <w:r w:rsidR="0054282C" w:rsidRPr="00FB1623">
        <w:rPr>
          <w:bCs/>
        </w:rPr>
        <w:t xml:space="preserve">can </w:t>
      </w:r>
      <w:r w:rsidR="00390FFD" w:rsidRPr="00FB1623">
        <w:rPr>
          <w:bCs/>
        </w:rPr>
        <w:t xml:space="preserve">determine whether </w:t>
      </w:r>
      <w:r w:rsidR="006772EC" w:rsidRPr="00FB1623">
        <w:rPr>
          <w:bCs/>
        </w:rPr>
        <w:t>Accounting</w:t>
      </w:r>
      <w:r w:rsidR="00390FFD" w:rsidRPr="00FB1623">
        <w:rPr>
          <w:bCs/>
        </w:rPr>
        <w:t xml:space="preserve"> is the right area of study for </w:t>
      </w:r>
      <w:r w:rsidR="006772EC" w:rsidRPr="00FB1623">
        <w:rPr>
          <w:bCs/>
        </w:rPr>
        <w:t>them</w:t>
      </w:r>
      <w:r w:rsidR="00390FFD" w:rsidRPr="00FB1623">
        <w:rPr>
          <w:bCs/>
        </w:rPr>
        <w:t xml:space="preserve">.  </w:t>
      </w:r>
    </w:p>
    <w:p w:rsidR="0054282C" w:rsidRPr="00FB1623" w:rsidRDefault="0054282C" w:rsidP="00776962">
      <w:pPr>
        <w:autoSpaceDE w:val="0"/>
        <w:autoSpaceDN w:val="0"/>
        <w:adjustRightInd w:val="0"/>
        <w:rPr>
          <w:bCs/>
        </w:rPr>
      </w:pPr>
    </w:p>
    <w:p w:rsidR="0054282C" w:rsidRPr="00FB1623" w:rsidRDefault="0054282C" w:rsidP="00776962">
      <w:pPr>
        <w:autoSpaceDE w:val="0"/>
        <w:autoSpaceDN w:val="0"/>
        <w:adjustRightInd w:val="0"/>
        <w:rPr>
          <w:b/>
          <w:bCs/>
        </w:rPr>
      </w:pPr>
      <w:r w:rsidRPr="00FB1623">
        <w:rPr>
          <w:b/>
          <w:bCs/>
        </w:rPr>
        <w:t xml:space="preserve">TIP FOR </w:t>
      </w:r>
      <w:r w:rsidR="001E7888" w:rsidRPr="00FB1623">
        <w:rPr>
          <w:b/>
          <w:bCs/>
        </w:rPr>
        <w:t xml:space="preserve">ACCOUNTING, </w:t>
      </w:r>
      <w:r w:rsidRPr="00FB1623">
        <w:rPr>
          <w:b/>
          <w:bCs/>
        </w:rPr>
        <w:t>BUSINESS ADMINISTRATION AND E-BUSINESS MAJORS:</w:t>
      </w:r>
    </w:p>
    <w:p w:rsidR="00DD6758" w:rsidRPr="00FB1623" w:rsidRDefault="00363BFB" w:rsidP="0054282C">
      <w:pPr>
        <w:autoSpaceDE w:val="0"/>
        <w:autoSpaceDN w:val="0"/>
        <w:adjustRightInd w:val="0"/>
        <w:rPr>
          <w:bCs/>
          <w:color w:val="000000"/>
        </w:rPr>
      </w:pPr>
      <w:r w:rsidRPr="00FB1623">
        <w:rPr>
          <w:bCs/>
        </w:rPr>
        <w:t>Ask students to</w:t>
      </w:r>
      <w:r w:rsidR="006772EC" w:rsidRPr="00FB1623">
        <w:rPr>
          <w:bCs/>
        </w:rPr>
        <w:t xml:space="preserve"> s</w:t>
      </w:r>
      <w:r w:rsidR="0054282C" w:rsidRPr="00FB1623">
        <w:rPr>
          <w:bCs/>
        </w:rPr>
        <w:t xml:space="preserve">ave all </w:t>
      </w:r>
      <w:r w:rsidR="006772EC" w:rsidRPr="00FB1623">
        <w:rPr>
          <w:bCs/>
        </w:rPr>
        <w:t>their</w:t>
      </w:r>
      <w:r w:rsidR="0054282C" w:rsidRPr="00FB1623">
        <w:rPr>
          <w:bCs/>
        </w:rPr>
        <w:t xml:space="preserve"> materials</w:t>
      </w:r>
      <w:r w:rsidR="0054282C" w:rsidRPr="00FB1623">
        <w:rPr>
          <w:b/>
          <w:bCs/>
        </w:rPr>
        <w:t xml:space="preserve"> </w:t>
      </w:r>
      <w:r w:rsidR="00DD6758" w:rsidRPr="00FB1623">
        <w:rPr>
          <w:bCs/>
          <w:color w:val="000000"/>
        </w:rPr>
        <w:t xml:space="preserve">from ACCT 201, ACCT 202, </w:t>
      </w:r>
      <w:r w:rsidR="00B441D5">
        <w:rPr>
          <w:bCs/>
          <w:color w:val="000000"/>
        </w:rPr>
        <w:t xml:space="preserve">ECON 201, ECON 202, ECON 205, ECON 306, FIN 331, </w:t>
      </w:r>
      <w:r w:rsidR="00DD6758" w:rsidRPr="00FB1623">
        <w:rPr>
          <w:bCs/>
          <w:color w:val="000000"/>
        </w:rPr>
        <w:t xml:space="preserve">LEGL 225, MKTG 341, MNGT 361, </w:t>
      </w:r>
      <w:r w:rsidR="00B441D5">
        <w:rPr>
          <w:bCs/>
          <w:color w:val="000000"/>
        </w:rPr>
        <w:t xml:space="preserve">MNGT 375, </w:t>
      </w:r>
      <w:r w:rsidR="00B852C4" w:rsidRPr="00FB1623">
        <w:rPr>
          <w:bCs/>
          <w:color w:val="000000"/>
        </w:rPr>
        <w:t>EBTM</w:t>
      </w:r>
      <w:r w:rsidR="00DD6758" w:rsidRPr="00FB1623">
        <w:rPr>
          <w:bCs/>
          <w:color w:val="000000"/>
        </w:rPr>
        <w:t xml:space="preserve"> 337, </w:t>
      </w:r>
      <w:r w:rsidR="00B852C4" w:rsidRPr="00FB1623">
        <w:rPr>
          <w:bCs/>
          <w:color w:val="000000"/>
        </w:rPr>
        <w:t>EBTM</w:t>
      </w:r>
      <w:r w:rsidR="00DD6758" w:rsidRPr="00FB1623">
        <w:rPr>
          <w:bCs/>
          <w:color w:val="000000"/>
        </w:rPr>
        <w:t xml:space="preserve"> 365, and EB</w:t>
      </w:r>
      <w:r w:rsidR="00B852C4" w:rsidRPr="00FB1623">
        <w:rPr>
          <w:bCs/>
          <w:color w:val="000000"/>
        </w:rPr>
        <w:t>TM</w:t>
      </w:r>
      <w:r w:rsidR="00DD6758" w:rsidRPr="00FB1623">
        <w:rPr>
          <w:bCs/>
          <w:color w:val="000000"/>
        </w:rPr>
        <w:t xml:space="preserve"> 311. This will prepare </w:t>
      </w:r>
      <w:r w:rsidR="006772EC" w:rsidRPr="00FB1623">
        <w:rPr>
          <w:bCs/>
          <w:color w:val="000000"/>
        </w:rPr>
        <w:t>them</w:t>
      </w:r>
      <w:r w:rsidR="00DD6758" w:rsidRPr="00FB1623">
        <w:rPr>
          <w:bCs/>
          <w:color w:val="000000"/>
        </w:rPr>
        <w:t xml:space="preserve"> for the business comprehensive </w:t>
      </w:r>
      <w:r w:rsidRPr="00FB1623">
        <w:rPr>
          <w:bCs/>
          <w:color w:val="000000"/>
        </w:rPr>
        <w:t xml:space="preserve">exam </w:t>
      </w:r>
      <w:r w:rsidR="00DD6758" w:rsidRPr="00FB1623">
        <w:rPr>
          <w:bCs/>
          <w:color w:val="000000"/>
        </w:rPr>
        <w:t>given in MNGT 481, Business Strategy and Policy</w:t>
      </w:r>
      <w:r w:rsidRPr="00FB1623">
        <w:rPr>
          <w:bCs/>
          <w:color w:val="000000"/>
        </w:rPr>
        <w:t>,</w:t>
      </w:r>
      <w:r w:rsidR="00DD6758" w:rsidRPr="00FB1623">
        <w:rPr>
          <w:bCs/>
          <w:color w:val="000000"/>
        </w:rPr>
        <w:t xml:space="preserve"> which </w:t>
      </w:r>
      <w:r w:rsidR="006772EC" w:rsidRPr="00FB1623">
        <w:rPr>
          <w:bCs/>
          <w:color w:val="000000"/>
        </w:rPr>
        <w:t>is</w:t>
      </w:r>
      <w:r w:rsidR="00DD6758" w:rsidRPr="00FB1623">
        <w:rPr>
          <w:bCs/>
          <w:color w:val="000000"/>
        </w:rPr>
        <w:t xml:space="preserve"> take</w:t>
      </w:r>
      <w:r w:rsidR="006772EC" w:rsidRPr="00FB1623">
        <w:rPr>
          <w:bCs/>
          <w:color w:val="000000"/>
        </w:rPr>
        <w:t>n</w:t>
      </w:r>
      <w:r w:rsidR="00DD6758" w:rsidRPr="00FB1623">
        <w:rPr>
          <w:bCs/>
          <w:color w:val="000000"/>
        </w:rPr>
        <w:t xml:space="preserve"> </w:t>
      </w:r>
      <w:r w:rsidR="006772EC" w:rsidRPr="00FB1623">
        <w:rPr>
          <w:bCs/>
          <w:color w:val="000000"/>
        </w:rPr>
        <w:t xml:space="preserve">in the </w:t>
      </w:r>
      <w:r w:rsidR="00776962" w:rsidRPr="00FB1623">
        <w:rPr>
          <w:bCs/>
          <w:color w:val="000000"/>
        </w:rPr>
        <w:t>senior year</w:t>
      </w:r>
      <w:r w:rsidR="00DD6758" w:rsidRPr="00FB1623">
        <w:rPr>
          <w:bCs/>
          <w:color w:val="000000"/>
        </w:rPr>
        <w:t xml:space="preserve">. This exam is worth 10% of the course grade. </w:t>
      </w:r>
      <w:r w:rsidR="006772EC" w:rsidRPr="00FB1623">
        <w:rPr>
          <w:bCs/>
          <w:color w:val="000000"/>
        </w:rPr>
        <w:t xml:space="preserve">Tell them </w:t>
      </w:r>
      <w:r w:rsidR="00DD6758" w:rsidRPr="00FB1623">
        <w:rPr>
          <w:bCs/>
          <w:color w:val="000000"/>
        </w:rPr>
        <w:t xml:space="preserve">not </w:t>
      </w:r>
      <w:r w:rsidR="006772EC" w:rsidRPr="00FB1623">
        <w:rPr>
          <w:bCs/>
          <w:color w:val="000000"/>
        </w:rPr>
        <w:t xml:space="preserve">to </w:t>
      </w:r>
      <w:r w:rsidR="00DD6758" w:rsidRPr="00FB1623">
        <w:rPr>
          <w:bCs/>
          <w:color w:val="000000"/>
        </w:rPr>
        <w:t>stress out too much about this exam. It is a basic overview exam.</w:t>
      </w:r>
      <w:r w:rsidRPr="00FB1623">
        <w:rPr>
          <w:bCs/>
          <w:color w:val="000000"/>
        </w:rPr>
        <w:t xml:space="preserve"> Information on the C</w:t>
      </w:r>
      <w:r w:rsidR="00FB5627">
        <w:rPr>
          <w:bCs/>
          <w:color w:val="000000"/>
        </w:rPr>
        <w:t>omprehensive Exam</w:t>
      </w:r>
      <w:r w:rsidRPr="00FB1623">
        <w:rPr>
          <w:bCs/>
          <w:color w:val="000000"/>
        </w:rPr>
        <w:t xml:space="preserve"> is found at </w:t>
      </w:r>
      <w:hyperlink r:id="rId11" w:history="1">
        <w:r w:rsidR="00B441D5" w:rsidRPr="00875771">
          <w:rPr>
            <w:rStyle w:val="Hyperlink"/>
          </w:rPr>
          <w:t>http://www.towson.edu/cbe/Files/programs/undergraduate/ctcbk.pdf</w:t>
        </w:r>
      </w:hyperlink>
      <w:r w:rsidR="00B441D5">
        <w:t xml:space="preserve">. </w:t>
      </w:r>
    </w:p>
    <w:p w:rsidR="00363BFB" w:rsidRPr="00FB1623" w:rsidRDefault="00363BFB" w:rsidP="0054282C">
      <w:pPr>
        <w:autoSpaceDE w:val="0"/>
        <w:autoSpaceDN w:val="0"/>
        <w:adjustRightInd w:val="0"/>
        <w:spacing w:before="100" w:after="100"/>
        <w:rPr>
          <w:bCs/>
          <w:color w:val="000000"/>
        </w:rPr>
      </w:pPr>
    </w:p>
    <w:p w:rsidR="00C673EC" w:rsidRPr="00FB1623" w:rsidRDefault="00C673EC" w:rsidP="0054282C">
      <w:pPr>
        <w:autoSpaceDE w:val="0"/>
        <w:autoSpaceDN w:val="0"/>
        <w:adjustRightInd w:val="0"/>
        <w:rPr>
          <w:bCs/>
          <w:color w:val="000000"/>
        </w:rPr>
      </w:pPr>
      <w:r w:rsidRPr="00FB1623">
        <w:rPr>
          <w:b/>
          <w:bCs/>
          <w:color w:val="000000"/>
        </w:rPr>
        <w:t>TIP FOR ECONOMICS MAJOR:</w:t>
      </w:r>
    </w:p>
    <w:p w:rsidR="00C673EC" w:rsidRDefault="00363BFB" w:rsidP="0054282C">
      <w:pPr>
        <w:autoSpaceDE w:val="0"/>
        <w:autoSpaceDN w:val="0"/>
        <w:adjustRightInd w:val="0"/>
        <w:rPr>
          <w:bCs/>
        </w:rPr>
      </w:pPr>
      <w:r w:rsidRPr="00FB1623">
        <w:rPr>
          <w:bCs/>
          <w:color w:val="000000"/>
        </w:rPr>
        <w:t xml:space="preserve">Students should </w:t>
      </w:r>
      <w:r w:rsidR="001840ED" w:rsidRPr="00FB1623">
        <w:rPr>
          <w:bCs/>
          <w:color w:val="000000"/>
        </w:rPr>
        <w:t>t</w:t>
      </w:r>
      <w:r w:rsidR="00C673EC" w:rsidRPr="00FB1623">
        <w:rPr>
          <w:bCs/>
          <w:color w:val="000000"/>
        </w:rPr>
        <w:t>ake ECON 201 and 202</w:t>
      </w:r>
      <w:r w:rsidR="002D7917" w:rsidRPr="00FB1623">
        <w:rPr>
          <w:bCs/>
          <w:color w:val="000000"/>
        </w:rPr>
        <w:t xml:space="preserve"> </w:t>
      </w:r>
      <w:r w:rsidR="001840ED" w:rsidRPr="00FB1623">
        <w:rPr>
          <w:bCs/>
          <w:color w:val="000000"/>
        </w:rPr>
        <w:t>in their</w:t>
      </w:r>
      <w:r w:rsidR="002D7917" w:rsidRPr="00FB1623">
        <w:rPr>
          <w:bCs/>
          <w:color w:val="000000"/>
        </w:rPr>
        <w:t xml:space="preserve"> freshman year</w:t>
      </w:r>
      <w:r w:rsidR="00C673EC" w:rsidRPr="00FB1623">
        <w:rPr>
          <w:bCs/>
          <w:color w:val="000000"/>
        </w:rPr>
        <w:t xml:space="preserve">.  </w:t>
      </w:r>
      <w:r w:rsidR="00C673EC" w:rsidRPr="00FB1623">
        <w:rPr>
          <w:bCs/>
        </w:rPr>
        <w:t xml:space="preserve">By taking these classes early, </w:t>
      </w:r>
      <w:r w:rsidR="001840ED" w:rsidRPr="00FB1623">
        <w:rPr>
          <w:bCs/>
        </w:rPr>
        <w:t>they</w:t>
      </w:r>
      <w:r w:rsidR="00C673EC" w:rsidRPr="00FB1623">
        <w:rPr>
          <w:bCs/>
        </w:rPr>
        <w:t xml:space="preserve"> can determine whether </w:t>
      </w:r>
      <w:r w:rsidR="001840ED" w:rsidRPr="00FB1623">
        <w:rPr>
          <w:bCs/>
        </w:rPr>
        <w:t>ECON</w:t>
      </w:r>
      <w:r w:rsidR="00C673EC" w:rsidRPr="00FB1623">
        <w:rPr>
          <w:bCs/>
        </w:rPr>
        <w:t xml:space="preserve"> is the right area of study.  If </w:t>
      </w:r>
      <w:r w:rsidR="001840ED" w:rsidRPr="00FB1623">
        <w:rPr>
          <w:bCs/>
        </w:rPr>
        <w:t>they</w:t>
      </w:r>
      <w:r w:rsidR="00C673EC" w:rsidRPr="00FB1623">
        <w:rPr>
          <w:bCs/>
        </w:rPr>
        <w:t xml:space="preserve"> find this area does not fit </w:t>
      </w:r>
      <w:r w:rsidR="001840ED" w:rsidRPr="00FB1623">
        <w:rPr>
          <w:bCs/>
        </w:rPr>
        <w:t>their</w:t>
      </w:r>
      <w:r w:rsidR="00C673EC" w:rsidRPr="00FB1623">
        <w:rPr>
          <w:bCs/>
        </w:rPr>
        <w:t xml:space="preserve"> expectations or interests any further, these courses are also lower level</w:t>
      </w:r>
      <w:r w:rsidR="001E7888" w:rsidRPr="00FB1623">
        <w:rPr>
          <w:bCs/>
        </w:rPr>
        <w:t xml:space="preserve"> core courses</w:t>
      </w:r>
      <w:r w:rsidR="00C673EC" w:rsidRPr="00FB1623">
        <w:rPr>
          <w:bCs/>
        </w:rPr>
        <w:t xml:space="preserve"> for the Business Administration major and minor</w:t>
      </w:r>
      <w:r w:rsidR="001840ED" w:rsidRPr="00FB1623">
        <w:rPr>
          <w:bCs/>
        </w:rPr>
        <w:t>, the Accounting major</w:t>
      </w:r>
      <w:r w:rsidR="00C673EC" w:rsidRPr="00FB1623">
        <w:rPr>
          <w:bCs/>
        </w:rPr>
        <w:t xml:space="preserve">, </w:t>
      </w:r>
      <w:r w:rsidR="001840ED" w:rsidRPr="00FB1623">
        <w:rPr>
          <w:bCs/>
        </w:rPr>
        <w:t xml:space="preserve">and the e-Business major, </w:t>
      </w:r>
      <w:r w:rsidR="001E7888" w:rsidRPr="00FB1623">
        <w:rPr>
          <w:bCs/>
        </w:rPr>
        <w:t xml:space="preserve">or one of these can be used as a </w:t>
      </w:r>
      <w:r w:rsidRPr="00FB1623">
        <w:rPr>
          <w:bCs/>
        </w:rPr>
        <w:t>General Education course.</w:t>
      </w:r>
    </w:p>
    <w:p w:rsidR="00FB5627" w:rsidRPr="00FB1623" w:rsidRDefault="00FB5627" w:rsidP="0054282C">
      <w:pPr>
        <w:autoSpaceDE w:val="0"/>
        <w:autoSpaceDN w:val="0"/>
        <w:adjustRightInd w:val="0"/>
        <w:rPr>
          <w:bCs/>
          <w:color w:val="000000"/>
        </w:rPr>
      </w:pPr>
    </w:p>
    <w:p w:rsidR="00DD6758" w:rsidRPr="00FB1623" w:rsidRDefault="00DD6758" w:rsidP="002C0C49">
      <w:pPr>
        <w:pStyle w:val="Heading2"/>
        <w:rPr>
          <w:rFonts w:ascii="Times New Roman" w:hAnsi="Times New Roman" w:cs="Times New Roman"/>
          <w:sz w:val="24"/>
          <w:szCs w:val="24"/>
        </w:rPr>
      </w:pPr>
      <w:bookmarkStart w:id="4" w:name="_Toc272398337"/>
      <w:r w:rsidRPr="00FB1623">
        <w:rPr>
          <w:rFonts w:ascii="Times New Roman" w:hAnsi="Times New Roman" w:cs="Times New Roman"/>
          <w:sz w:val="24"/>
          <w:szCs w:val="24"/>
        </w:rPr>
        <w:lastRenderedPageBreak/>
        <w:t>SOPH</w:t>
      </w:r>
      <w:r w:rsidR="004A1493" w:rsidRPr="00FB1623">
        <w:rPr>
          <w:rFonts w:ascii="Times New Roman" w:hAnsi="Times New Roman" w:cs="Times New Roman"/>
          <w:sz w:val="24"/>
          <w:szCs w:val="24"/>
        </w:rPr>
        <w:t>O</w:t>
      </w:r>
      <w:r w:rsidRPr="00FB1623">
        <w:rPr>
          <w:rFonts w:ascii="Times New Roman" w:hAnsi="Times New Roman" w:cs="Times New Roman"/>
          <w:sz w:val="24"/>
          <w:szCs w:val="24"/>
        </w:rPr>
        <w:t>MORE YEAR</w:t>
      </w:r>
      <w:bookmarkEnd w:id="4"/>
    </w:p>
    <w:p w:rsidR="00DD6758" w:rsidRPr="00FB1623" w:rsidRDefault="00DD6758" w:rsidP="00DD6758">
      <w:pPr>
        <w:autoSpaceDE w:val="0"/>
        <w:autoSpaceDN w:val="0"/>
        <w:adjustRightInd w:val="0"/>
        <w:jc w:val="center"/>
        <w:rPr>
          <w:b/>
          <w:u w:val="single"/>
        </w:rPr>
      </w:pPr>
    </w:p>
    <w:p w:rsidR="00DD6758" w:rsidRPr="00FB1623" w:rsidRDefault="004A1493" w:rsidP="00DD6758">
      <w:pPr>
        <w:autoSpaceDE w:val="0"/>
        <w:autoSpaceDN w:val="0"/>
        <w:adjustRightInd w:val="0"/>
        <w:rPr>
          <w:b/>
          <w:bCs/>
        </w:rPr>
      </w:pPr>
      <w:r w:rsidRPr="00FB1623">
        <w:rPr>
          <w:b/>
          <w:bCs/>
        </w:rPr>
        <w:t xml:space="preserve">ADVISING </w:t>
      </w:r>
      <w:r w:rsidR="00C673EC" w:rsidRPr="00FB1623">
        <w:rPr>
          <w:b/>
          <w:bCs/>
        </w:rPr>
        <w:t>OBJECTIVES</w:t>
      </w:r>
      <w:r w:rsidR="00DD6758" w:rsidRPr="00FB1623">
        <w:rPr>
          <w:b/>
          <w:bCs/>
        </w:rPr>
        <w:t xml:space="preserve">: </w:t>
      </w:r>
    </w:p>
    <w:p w:rsidR="00DD6758" w:rsidRPr="00FB1623" w:rsidRDefault="009C11BB" w:rsidP="009E547F">
      <w:pPr>
        <w:numPr>
          <w:ilvl w:val="0"/>
          <w:numId w:val="5"/>
        </w:numPr>
        <w:autoSpaceDE w:val="0"/>
        <w:autoSpaceDN w:val="0"/>
        <w:adjustRightInd w:val="0"/>
      </w:pPr>
      <w:r w:rsidRPr="00FB1623">
        <w:rPr>
          <w:bCs/>
        </w:rPr>
        <w:t xml:space="preserve">Students are no longer assigned to an FYE advisor.  As their </w:t>
      </w:r>
      <w:r w:rsidR="00A65351" w:rsidRPr="00FB1623">
        <w:rPr>
          <w:bCs/>
        </w:rPr>
        <w:t>faculty advisor</w:t>
      </w:r>
      <w:r w:rsidRPr="00FB1623">
        <w:rPr>
          <w:bCs/>
        </w:rPr>
        <w:t>, you are as</w:t>
      </w:r>
      <w:r w:rsidR="00042E08" w:rsidRPr="00FB1623">
        <w:rPr>
          <w:bCs/>
        </w:rPr>
        <w:t>sociated with their major</w:t>
      </w:r>
      <w:r w:rsidRPr="00FB1623">
        <w:rPr>
          <w:bCs/>
        </w:rPr>
        <w:t>.</w:t>
      </w:r>
    </w:p>
    <w:p w:rsidR="00A1046C" w:rsidRPr="00FB1623" w:rsidRDefault="004A1493" w:rsidP="009E547F">
      <w:pPr>
        <w:numPr>
          <w:ilvl w:val="0"/>
          <w:numId w:val="5"/>
        </w:numPr>
        <w:autoSpaceDE w:val="0"/>
        <w:autoSpaceDN w:val="0"/>
        <w:adjustRightInd w:val="0"/>
        <w:spacing w:before="100" w:after="100"/>
      </w:pPr>
      <w:r w:rsidRPr="00FB1623">
        <w:rPr>
          <w:bCs/>
        </w:rPr>
        <w:t>Talk to your advis</w:t>
      </w:r>
      <w:r w:rsidR="009C11BB" w:rsidRPr="00FB1623">
        <w:rPr>
          <w:bCs/>
        </w:rPr>
        <w:t>ee</w:t>
      </w:r>
      <w:r w:rsidRPr="00FB1623">
        <w:rPr>
          <w:bCs/>
        </w:rPr>
        <w:t xml:space="preserve"> about potential internships and career paths. </w:t>
      </w:r>
      <w:r w:rsidR="009C11BB" w:rsidRPr="00FB1623">
        <w:rPr>
          <w:bCs/>
        </w:rPr>
        <w:t>Students may still be undecided on what they want to do, so talking to them openly about their options may help them determine which major is best for them.</w:t>
      </w:r>
    </w:p>
    <w:p w:rsidR="004A1493" w:rsidRPr="00FB1623" w:rsidRDefault="00A1046C" w:rsidP="009E547F">
      <w:pPr>
        <w:numPr>
          <w:ilvl w:val="0"/>
          <w:numId w:val="5"/>
        </w:numPr>
        <w:autoSpaceDE w:val="0"/>
        <w:autoSpaceDN w:val="0"/>
        <w:adjustRightInd w:val="0"/>
        <w:spacing w:before="100" w:after="100"/>
      </w:pPr>
      <w:r w:rsidRPr="00FB1623">
        <w:rPr>
          <w:bCs/>
        </w:rPr>
        <w:t xml:space="preserve"> Talk about the benefits of joining a student organiz</w:t>
      </w:r>
      <w:r w:rsidR="00042E08" w:rsidRPr="00FB1623">
        <w:rPr>
          <w:bCs/>
        </w:rPr>
        <w:t xml:space="preserve">ation and </w:t>
      </w:r>
      <w:r w:rsidRPr="00FB1623">
        <w:rPr>
          <w:bCs/>
        </w:rPr>
        <w:t xml:space="preserve">studying abroad. </w:t>
      </w:r>
    </w:p>
    <w:p w:rsidR="004A1493" w:rsidRPr="00FB1623" w:rsidRDefault="004A1493" w:rsidP="00DD6758">
      <w:pPr>
        <w:autoSpaceDE w:val="0"/>
        <w:autoSpaceDN w:val="0"/>
        <w:adjustRightInd w:val="0"/>
        <w:rPr>
          <w:b/>
          <w:bCs/>
        </w:rPr>
      </w:pPr>
    </w:p>
    <w:p w:rsidR="00DD6758" w:rsidRPr="00FB1623" w:rsidRDefault="00DD6758" w:rsidP="00DD6758">
      <w:pPr>
        <w:autoSpaceDE w:val="0"/>
        <w:autoSpaceDN w:val="0"/>
        <w:adjustRightInd w:val="0"/>
        <w:rPr>
          <w:b/>
        </w:rPr>
      </w:pPr>
      <w:r w:rsidRPr="00FB1623">
        <w:rPr>
          <w:b/>
          <w:bCs/>
        </w:rPr>
        <w:t>SCHEDULING</w:t>
      </w:r>
      <w:r w:rsidR="00C673EC" w:rsidRPr="00FB1623">
        <w:rPr>
          <w:b/>
          <w:bCs/>
        </w:rPr>
        <w:t xml:space="preserve"> </w:t>
      </w:r>
      <w:r w:rsidR="009E45A7" w:rsidRPr="00FB1623">
        <w:rPr>
          <w:b/>
          <w:bCs/>
        </w:rPr>
        <w:t>OBJECTIVES</w:t>
      </w:r>
      <w:r w:rsidRPr="00FB1623">
        <w:rPr>
          <w:b/>
          <w:bCs/>
        </w:rPr>
        <w:t>:</w:t>
      </w:r>
    </w:p>
    <w:p w:rsidR="00FE109F" w:rsidRPr="00FB1623" w:rsidRDefault="00DD6758" w:rsidP="00FE109F">
      <w:pPr>
        <w:numPr>
          <w:ilvl w:val="0"/>
          <w:numId w:val="6"/>
        </w:numPr>
        <w:autoSpaceDE w:val="0"/>
        <w:autoSpaceDN w:val="0"/>
        <w:adjustRightInd w:val="0"/>
        <w:rPr>
          <w:bCs/>
        </w:rPr>
      </w:pPr>
      <w:r w:rsidRPr="00FB1623">
        <w:rPr>
          <w:bCs/>
        </w:rPr>
        <w:t xml:space="preserve">Make sure that </w:t>
      </w:r>
      <w:r w:rsidR="00737010" w:rsidRPr="00FB1623">
        <w:rPr>
          <w:bCs/>
        </w:rPr>
        <w:t>your advisee</w:t>
      </w:r>
      <w:r w:rsidRPr="00FB1623">
        <w:rPr>
          <w:bCs/>
        </w:rPr>
        <w:t xml:space="preserve"> attempt</w:t>
      </w:r>
      <w:r w:rsidR="00737010" w:rsidRPr="00FB1623">
        <w:rPr>
          <w:bCs/>
        </w:rPr>
        <w:t>s</w:t>
      </w:r>
      <w:r w:rsidRPr="00FB1623">
        <w:rPr>
          <w:bCs/>
        </w:rPr>
        <w:t xml:space="preserve"> to </w:t>
      </w:r>
      <w:r w:rsidR="006B72DC" w:rsidRPr="00FB1623">
        <w:rPr>
          <w:bCs/>
        </w:rPr>
        <w:t>complete</w:t>
      </w:r>
      <w:r w:rsidRPr="00FB1623">
        <w:rPr>
          <w:bCs/>
        </w:rPr>
        <w:t xml:space="preserve"> </w:t>
      </w:r>
      <w:r w:rsidR="009C11BB" w:rsidRPr="00FB1623">
        <w:rPr>
          <w:bCs/>
        </w:rPr>
        <w:t>all</w:t>
      </w:r>
      <w:r w:rsidRPr="00FB1623">
        <w:rPr>
          <w:bCs/>
        </w:rPr>
        <w:t xml:space="preserve"> lower level </w:t>
      </w:r>
      <w:r w:rsidR="00C673EC" w:rsidRPr="00FB1623">
        <w:rPr>
          <w:bCs/>
        </w:rPr>
        <w:t>core</w:t>
      </w:r>
      <w:r w:rsidR="00EF6FAF" w:rsidRPr="00FB1623">
        <w:rPr>
          <w:bCs/>
        </w:rPr>
        <w:t xml:space="preserve"> </w:t>
      </w:r>
      <w:r w:rsidRPr="00FB1623">
        <w:rPr>
          <w:bCs/>
        </w:rPr>
        <w:t xml:space="preserve">classes this year. </w:t>
      </w:r>
    </w:p>
    <w:p w:rsidR="00FE109F" w:rsidRPr="00FB1623" w:rsidRDefault="00FE109F" w:rsidP="00FE109F">
      <w:pPr>
        <w:numPr>
          <w:ilvl w:val="0"/>
          <w:numId w:val="6"/>
        </w:numPr>
        <w:autoSpaceDE w:val="0"/>
        <w:autoSpaceDN w:val="0"/>
        <w:adjustRightInd w:val="0"/>
        <w:rPr>
          <w:bCs/>
        </w:rPr>
      </w:pPr>
      <w:r w:rsidRPr="00FB1623">
        <w:rPr>
          <w:bCs/>
        </w:rPr>
        <w:t>Review the requirements for admission to the screened majors. Remind students of the importance of attaining the minimum QPA</w:t>
      </w:r>
      <w:r w:rsidR="001E069F" w:rsidRPr="00FB1623">
        <w:rPr>
          <w:bCs/>
        </w:rPr>
        <w:t>, registering for the Computer Proficiency Exam</w:t>
      </w:r>
      <w:r w:rsidRPr="00FB1623">
        <w:rPr>
          <w:bCs/>
        </w:rPr>
        <w:t xml:space="preserve"> </w:t>
      </w:r>
      <w:r w:rsidR="00B52390" w:rsidRPr="00FB1623">
        <w:rPr>
          <w:bCs/>
        </w:rPr>
        <w:t>and submitting</w:t>
      </w:r>
      <w:r w:rsidRPr="00FB1623">
        <w:rPr>
          <w:bCs/>
        </w:rPr>
        <w:t xml:space="preserve"> the application for admission to the major by the deadline</w:t>
      </w:r>
      <w:r w:rsidR="001E069F" w:rsidRPr="00FB1623">
        <w:rPr>
          <w:bCs/>
        </w:rPr>
        <w:t xml:space="preserve"> (Oct</w:t>
      </w:r>
      <w:r w:rsidR="00B52390" w:rsidRPr="00FB1623">
        <w:rPr>
          <w:bCs/>
        </w:rPr>
        <w:t>o</w:t>
      </w:r>
      <w:r w:rsidR="001E069F" w:rsidRPr="00FB1623">
        <w:rPr>
          <w:bCs/>
        </w:rPr>
        <w:t>ber 1 and March 1)</w:t>
      </w:r>
      <w:r w:rsidRPr="00FB1623">
        <w:rPr>
          <w:bCs/>
        </w:rPr>
        <w:t>.</w:t>
      </w:r>
    </w:p>
    <w:p w:rsidR="00C673EC" w:rsidRPr="00FB1623" w:rsidRDefault="009C11BB" w:rsidP="009E547F">
      <w:pPr>
        <w:numPr>
          <w:ilvl w:val="0"/>
          <w:numId w:val="6"/>
        </w:numPr>
        <w:autoSpaceDE w:val="0"/>
        <w:autoSpaceDN w:val="0"/>
        <w:adjustRightInd w:val="0"/>
        <w:rPr>
          <w:bCs/>
        </w:rPr>
      </w:pPr>
      <w:r w:rsidRPr="00FB1623">
        <w:rPr>
          <w:bCs/>
        </w:rPr>
        <w:t>Suggest</w:t>
      </w:r>
      <w:r w:rsidR="00C673EC" w:rsidRPr="00FB1623">
        <w:rPr>
          <w:bCs/>
        </w:rPr>
        <w:t xml:space="preserve"> the Gen Ed Category I.D. </w:t>
      </w:r>
      <w:r w:rsidR="00737010" w:rsidRPr="00FB1623">
        <w:rPr>
          <w:bCs/>
        </w:rPr>
        <w:t xml:space="preserve">advanced writing </w:t>
      </w:r>
      <w:r w:rsidR="00C673EC" w:rsidRPr="00FB1623">
        <w:rPr>
          <w:bCs/>
        </w:rPr>
        <w:t xml:space="preserve">course this year.  </w:t>
      </w:r>
      <w:r w:rsidR="006B72DC" w:rsidRPr="00FB1623">
        <w:rPr>
          <w:bCs/>
        </w:rPr>
        <w:t xml:space="preserve">For business majors, we recommend </w:t>
      </w:r>
      <w:r w:rsidR="00C673EC" w:rsidRPr="00FB1623">
        <w:rPr>
          <w:bCs/>
        </w:rPr>
        <w:t>ENGL 317</w:t>
      </w:r>
      <w:r w:rsidR="003E6B45" w:rsidRPr="00FB1623">
        <w:rPr>
          <w:bCs/>
        </w:rPr>
        <w:t xml:space="preserve"> – Writing for Business and Industry</w:t>
      </w:r>
      <w:r w:rsidR="00C673EC" w:rsidRPr="00FB1623">
        <w:rPr>
          <w:bCs/>
        </w:rPr>
        <w:t>.</w:t>
      </w:r>
      <w:r w:rsidR="006B72DC" w:rsidRPr="00FB1623">
        <w:rPr>
          <w:bCs/>
        </w:rPr>
        <w:t xml:space="preserve"> </w:t>
      </w:r>
      <w:r w:rsidR="00FE109F" w:rsidRPr="00FB1623">
        <w:rPr>
          <w:bCs/>
        </w:rPr>
        <w:t>However, any GenEd I.D course is acceptable.</w:t>
      </w:r>
      <w:r w:rsidR="006B72DC" w:rsidRPr="00FB1623">
        <w:rPr>
          <w:bCs/>
        </w:rPr>
        <w:t xml:space="preserve"> This course will provide a strong foundation of writing skills for the upper-level major classes.  Also</w:t>
      </w:r>
      <w:r w:rsidR="002A3E00" w:rsidRPr="00FB1623">
        <w:rPr>
          <w:bCs/>
        </w:rPr>
        <w:t>, the</w:t>
      </w:r>
      <w:r w:rsidR="00FE109F" w:rsidRPr="00FB1623">
        <w:rPr>
          <w:bCs/>
        </w:rPr>
        <w:t xml:space="preserve"> GenEd I.D.</w:t>
      </w:r>
      <w:r w:rsidR="006B72DC" w:rsidRPr="00FB1623">
        <w:rPr>
          <w:bCs/>
        </w:rPr>
        <w:t>is a prerequisite</w:t>
      </w:r>
      <w:r w:rsidR="00B441D5">
        <w:rPr>
          <w:bCs/>
        </w:rPr>
        <w:t>/</w:t>
      </w:r>
      <w:r w:rsidR="00FE109F" w:rsidRPr="00FB1623">
        <w:rPr>
          <w:bCs/>
        </w:rPr>
        <w:t xml:space="preserve"> co-requisite </w:t>
      </w:r>
      <w:r w:rsidR="006B72DC" w:rsidRPr="00FB1623">
        <w:rPr>
          <w:bCs/>
        </w:rPr>
        <w:t xml:space="preserve">for the BUSX 301 – Business Cornerstone that </w:t>
      </w:r>
      <w:r w:rsidR="00737010" w:rsidRPr="00FB1623">
        <w:rPr>
          <w:bCs/>
        </w:rPr>
        <w:t>Accounting, Business Administration and e-Business majors need to complete.</w:t>
      </w:r>
      <w:r w:rsidR="00C673EC" w:rsidRPr="00FB1623">
        <w:rPr>
          <w:bCs/>
        </w:rPr>
        <w:t xml:space="preserve"> </w:t>
      </w:r>
      <w:r w:rsidR="003E6B45" w:rsidRPr="00FB1623">
        <w:rPr>
          <w:bCs/>
        </w:rPr>
        <w:t xml:space="preserve">  </w:t>
      </w:r>
    </w:p>
    <w:p w:rsidR="00DD6758" w:rsidRPr="00FB1623" w:rsidRDefault="00DD6758" w:rsidP="00DD6758">
      <w:pPr>
        <w:autoSpaceDE w:val="0"/>
        <w:autoSpaceDN w:val="0"/>
        <w:adjustRightInd w:val="0"/>
        <w:jc w:val="center"/>
      </w:pPr>
    </w:p>
    <w:p w:rsidR="00DD6758" w:rsidRPr="00FB1623" w:rsidRDefault="0017557F" w:rsidP="00DD6758">
      <w:pPr>
        <w:autoSpaceDE w:val="0"/>
        <w:autoSpaceDN w:val="0"/>
        <w:adjustRightInd w:val="0"/>
        <w:rPr>
          <w:b/>
        </w:rPr>
      </w:pPr>
      <w:r w:rsidRPr="00FB1623">
        <w:rPr>
          <w:b/>
          <w:bCs/>
        </w:rPr>
        <w:t>TIPS FOR SOPHOMORES</w:t>
      </w:r>
      <w:r w:rsidR="00DD6758" w:rsidRPr="00FB1623">
        <w:rPr>
          <w:b/>
          <w:bCs/>
        </w:rPr>
        <w:t xml:space="preserve">: </w:t>
      </w:r>
    </w:p>
    <w:p w:rsidR="00DD6758" w:rsidRPr="00FB1623" w:rsidRDefault="002A3E00" w:rsidP="009E547F">
      <w:pPr>
        <w:numPr>
          <w:ilvl w:val="0"/>
          <w:numId w:val="6"/>
        </w:numPr>
        <w:autoSpaceDE w:val="0"/>
        <w:autoSpaceDN w:val="0"/>
        <w:adjustRightInd w:val="0"/>
      </w:pPr>
      <w:r w:rsidRPr="00FB1623">
        <w:rPr>
          <w:bCs/>
        </w:rPr>
        <w:t>All courses</w:t>
      </w:r>
      <w:r w:rsidR="00EF6FAF" w:rsidRPr="00FB1623">
        <w:rPr>
          <w:bCs/>
        </w:rPr>
        <w:t xml:space="preserve"> </w:t>
      </w:r>
      <w:r w:rsidR="000366C2" w:rsidRPr="00FB1623">
        <w:rPr>
          <w:bCs/>
        </w:rPr>
        <w:t xml:space="preserve">required for the major or minor </w:t>
      </w:r>
      <w:r w:rsidR="00EF6FAF" w:rsidRPr="00FB1623">
        <w:rPr>
          <w:bCs/>
        </w:rPr>
        <w:t xml:space="preserve">must be passed with a “C” </w:t>
      </w:r>
      <w:r w:rsidR="000366C2" w:rsidRPr="00FB1623">
        <w:rPr>
          <w:bCs/>
        </w:rPr>
        <w:t xml:space="preserve">(2.0) </w:t>
      </w:r>
      <w:r w:rsidR="00EF6FAF" w:rsidRPr="00FB1623">
        <w:rPr>
          <w:bCs/>
        </w:rPr>
        <w:t>or better!</w:t>
      </w:r>
      <w:r w:rsidR="00B8221F" w:rsidRPr="00FB1623">
        <w:rPr>
          <w:bCs/>
        </w:rPr>
        <w:t xml:space="preserve">  If a grade</w:t>
      </w:r>
      <w:r w:rsidR="00057524" w:rsidRPr="00FB1623">
        <w:rPr>
          <w:bCs/>
        </w:rPr>
        <w:t xml:space="preserve"> lower </w:t>
      </w:r>
      <w:r w:rsidR="00B8221F" w:rsidRPr="00FB1623">
        <w:rPr>
          <w:bCs/>
        </w:rPr>
        <w:t xml:space="preserve">than a “C” </w:t>
      </w:r>
      <w:r w:rsidR="00057524" w:rsidRPr="00FB1623">
        <w:rPr>
          <w:bCs/>
        </w:rPr>
        <w:t>is achieved, the course will need to be repeated.</w:t>
      </w:r>
      <w:r w:rsidR="000366C2" w:rsidRPr="00FB1623">
        <w:rPr>
          <w:bCs/>
        </w:rPr>
        <w:t xml:space="preserve"> </w:t>
      </w:r>
      <w:r w:rsidR="00042E08" w:rsidRPr="00FB1623">
        <w:rPr>
          <w:bCs/>
        </w:rPr>
        <w:t xml:space="preserve">For admission to the major, </w:t>
      </w:r>
      <w:r w:rsidR="00042E08" w:rsidRPr="00FB1623">
        <w:rPr>
          <w:bCs/>
          <w:i/>
        </w:rPr>
        <w:t>t</w:t>
      </w:r>
      <w:r w:rsidR="000366C2" w:rsidRPr="00FB1623">
        <w:rPr>
          <w:bCs/>
          <w:i/>
        </w:rPr>
        <w:t xml:space="preserve">he CBE allows no more than two </w:t>
      </w:r>
      <w:r w:rsidR="00042E08" w:rsidRPr="00FB1623">
        <w:rPr>
          <w:bCs/>
          <w:i/>
        </w:rPr>
        <w:t xml:space="preserve">of the lower level core </w:t>
      </w:r>
      <w:r w:rsidR="000366C2" w:rsidRPr="00FB1623">
        <w:rPr>
          <w:bCs/>
          <w:i/>
        </w:rPr>
        <w:t xml:space="preserve">courses to be repeated, of which </w:t>
      </w:r>
      <w:r w:rsidR="000366C2" w:rsidRPr="00FB1623">
        <w:rPr>
          <w:i/>
        </w:rPr>
        <w:t>no more than one course may be repeated twice</w:t>
      </w:r>
      <w:r w:rsidR="00B52390" w:rsidRPr="00FB1623">
        <w:t xml:space="preserve"> (only one </w:t>
      </w:r>
      <w:r w:rsidR="00B52390" w:rsidRPr="00FB1623">
        <w:rPr>
          <w:i/>
        </w:rPr>
        <w:t>t</w:t>
      </w:r>
      <w:r w:rsidR="000366C2" w:rsidRPr="00FB1623">
        <w:rPr>
          <w:i/>
        </w:rPr>
        <w:t>hird attempt</w:t>
      </w:r>
      <w:r w:rsidR="00B52390" w:rsidRPr="00FB1623">
        <w:t xml:space="preserve"> of a course</w:t>
      </w:r>
      <w:r w:rsidR="000366C2" w:rsidRPr="00FB1623">
        <w:t>)</w:t>
      </w:r>
      <w:r w:rsidR="00042E08" w:rsidRPr="00FB1623">
        <w:t>.</w:t>
      </w:r>
      <w:r w:rsidR="00B441D5">
        <w:t xml:space="preserve"> Students that transfer in a grade of a “C-“ must repeat the course to get a “C” or better.  </w:t>
      </w:r>
    </w:p>
    <w:p w:rsidR="006B72DC" w:rsidRPr="00FB1623" w:rsidRDefault="009C11BB" w:rsidP="009E547F">
      <w:pPr>
        <w:numPr>
          <w:ilvl w:val="0"/>
          <w:numId w:val="6"/>
        </w:numPr>
        <w:autoSpaceDE w:val="0"/>
        <w:autoSpaceDN w:val="0"/>
        <w:adjustRightInd w:val="0"/>
        <w:spacing w:before="100" w:after="100"/>
        <w:rPr>
          <w:bCs/>
        </w:rPr>
      </w:pPr>
      <w:r w:rsidRPr="00FB1623">
        <w:rPr>
          <w:bCs/>
        </w:rPr>
        <w:t>Talk to students about getting involved.</w:t>
      </w:r>
      <w:r w:rsidR="009E45A7" w:rsidRPr="00FB1623">
        <w:rPr>
          <w:b/>
          <w:bCs/>
        </w:rPr>
        <w:t xml:space="preserve"> </w:t>
      </w:r>
      <w:r w:rsidR="00EA0639" w:rsidRPr="00FB1623">
        <w:rPr>
          <w:bCs/>
        </w:rPr>
        <w:t xml:space="preserve"> College is not just about going to </w:t>
      </w:r>
      <w:r w:rsidR="00042E08" w:rsidRPr="00FB1623">
        <w:rPr>
          <w:bCs/>
        </w:rPr>
        <w:t>class</w:t>
      </w:r>
      <w:r w:rsidR="00EA0639" w:rsidRPr="00FB1623">
        <w:rPr>
          <w:bCs/>
        </w:rPr>
        <w:t xml:space="preserve">. </w:t>
      </w:r>
      <w:r w:rsidR="009E45A7" w:rsidRPr="00FB1623">
        <w:rPr>
          <w:bCs/>
        </w:rPr>
        <w:t>There are several student organizations within the CBE for all disciplines</w:t>
      </w:r>
      <w:r w:rsidR="00DD02FE" w:rsidRPr="00FB1623">
        <w:rPr>
          <w:bCs/>
        </w:rPr>
        <w:t>.</w:t>
      </w:r>
      <w:r w:rsidR="009E45A7" w:rsidRPr="00FB1623">
        <w:rPr>
          <w:bCs/>
        </w:rPr>
        <w:t xml:space="preserve"> </w:t>
      </w:r>
      <w:r w:rsidR="00DD02FE" w:rsidRPr="00FB1623">
        <w:rPr>
          <w:bCs/>
        </w:rPr>
        <w:t>F</w:t>
      </w:r>
      <w:r w:rsidR="009E45A7" w:rsidRPr="00FB1623">
        <w:rPr>
          <w:bCs/>
        </w:rPr>
        <w:t xml:space="preserve">rom </w:t>
      </w:r>
      <w:r w:rsidR="00EA0639" w:rsidRPr="00FB1623">
        <w:rPr>
          <w:bCs/>
        </w:rPr>
        <w:t>savvy market</w:t>
      </w:r>
      <w:r w:rsidR="00B92BB2" w:rsidRPr="00FB1623">
        <w:rPr>
          <w:bCs/>
        </w:rPr>
        <w:t xml:space="preserve">ing </w:t>
      </w:r>
      <w:r w:rsidR="00057524" w:rsidRPr="00FB1623">
        <w:rPr>
          <w:bCs/>
        </w:rPr>
        <w:t>students</w:t>
      </w:r>
      <w:r w:rsidR="009E45A7" w:rsidRPr="00FB1623">
        <w:rPr>
          <w:bCs/>
        </w:rPr>
        <w:t xml:space="preserve"> in </w:t>
      </w:r>
      <w:r w:rsidR="00057524" w:rsidRPr="00FB1623">
        <w:rPr>
          <w:bCs/>
        </w:rPr>
        <w:t>the American Marketing Association</w:t>
      </w:r>
      <w:r w:rsidR="00DD02FE" w:rsidRPr="00FB1623">
        <w:rPr>
          <w:bCs/>
        </w:rPr>
        <w:t xml:space="preserve"> to financial gurus in the </w:t>
      </w:r>
      <w:r w:rsidR="00B8221F" w:rsidRPr="00FB1623">
        <w:rPr>
          <w:bCs/>
        </w:rPr>
        <w:t>Towson University</w:t>
      </w:r>
      <w:r w:rsidR="00DD02FE" w:rsidRPr="00FB1623">
        <w:rPr>
          <w:bCs/>
        </w:rPr>
        <w:t xml:space="preserve"> Investors </w:t>
      </w:r>
      <w:r w:rsidR="00B8221F" w:rsidRPr="00FB1623">
        <w:rPr>
          <w:bCs/>
        </w:rPr>
        <w:t>Group</w:t>
      </w:r>
      <w:r w:rsidR="00DD02FE" w:rsidRPr="00FB1623">
        <w:rPr>
          <w:bCs/>
        </w:rPr>
        <w:t xml:space="preserve">, there are plenty of opportunities to expand </w:t>
      </w:r>
      <w:r w:rsidR="00737010" w:rsidRPr="00FB1623">
        <w:rPr>
          <w:bCs/>
        </w:rPr>
        <w:t xml:space="preserve">their </w:t>
      </w:r>
      <w:r w:rsidR="00DD02FE" w:rsidRPr="00FB1623">
        <w:rPr>
          <w:bCs/>
        </w:rPr>
        <w:t xml:space="preserve">book knowledge and enhance </w:t>
      </w:r>
      <w:r w:rsidR="00737010" w:rsidRPr="00FB1623">
        <w:rPr>
          <w:bCs/>
        </w:rPr>
        <w:t xml:space="preserve">their </w:t>
      </w:r>
      <w:r w:rsidR="00DD02FE" w:rsidRPr="00FB1623">
        <w:rPr>
          <w:bCs/>
        </w:rPr>
        <w:t xml:space="preserve">real world experiences. </w:t>
      </w:r>
      <w:r w:rsidR="00EA0639" w:rsidRPr="00FB1623">
        <w:rPr>
          <w:bCs/>
        </w:rPr>
        <w:t xml:space="preserve">Visit the </w:t>
      </w:r>
      <w:r w:rsidR="006B72DC" w:rsidRPr="00FB1623">
        <w:rPr>
          <w:bCs/>
        </w:rPr>
        <w:t>CBE student o</w:t>
      </w:r>
      <w:r w:rsidR="00EA0639" w:rsidRPr="00FB1623">
        <w:rPr>
          <w:bCs/>
        </w:rPr>
        <w:t>rganizations website for a listing of all the clubs and how to join</w:t>
      </w:r>
      <w:r w:rsidR="006B72DC" w:rsidRPr="00FB1623">
        <w:rPr>
          <w:bCs/>
        </w:rPr>
        <w:t xml:space="preserve"> at </w:t>
      </w:r>
      <w:hyperlink r:id="rId12" w:history="1">
        <w:r w:rsidR="00A1046C" w:rsidRPr="00FB1623">
          <w:rPr>
            <w:rStyle w:val="Hyperlink"/>
            <w:bCs/>
          </w:rPr>
          <w:t>http://www.towson.edu/cbe/student_resources/student_orgs.asp</w:t>
        </w:r>
      </w:hyperlink>
      <w:r w:rsidR="00A1046C" w:rsidRPr="00FB1623">
        <w:rPr>
          <w:bCs/>
        </w:rPr>
        <w:t xml:space="preserve"> </w:t>
      </w:r>
      <w:r w:rsidR="006B72DC" w:rsidRPr="00FB1623">
        <w:rPr>
          <w:bCs/>
        </w:rPr>
        <w:t xml:space="preserve">or visit the University’s student organization web site for a complete list of offerings on campus at </w:t>
      </w:r>
      <w:hyperlink r:id="rId13" w:history="1">
        <w:r w:rsidR="006B72DC" w:rsidRPr="00FB1623">
          <w:rPr>
            <w:rStyle w:val="Hyperlink"/>
            <w:bCs/>
          </w:rPr>
          <w:t>http://wwwnew.towson.edu/studentactivities/StudentOrganizations/organizationdirectory.asp</w:t>
        </w:r>
      </w:hyperlink>
    </w:p>
    <w:p w:rsidR="0017557F" w:rsidRPr="00FB1623" w:rsidRDefault="00FE2B80" w:rsidP="009E547F">
      <w:pPr>
        <w:numPr>
          <w:ilvl w:val="0"/>
          <w:numId w:val="6"/>
        </w:numPr>
        <w:autoSpaceDE w:val="0"/>
        <w:autoSpaceDN w:val="0"/>
        <w:adjustRightInd w:val="0"/>
        <w:spacing w:before="100" w:after="100"/>
        <w:rPr>
          <w:bCs/>
        </w:rPr>
      </w:pPr>
      <w:r w:rsidRPr="00FB1623">
        <w:rPr>
          <w:bCs/>
        </w:rPr>
        <w:t>T</w:t>
      </w:r>
      <w:r w:rsidR="00737010" w:rsidRPr="00FB1623">
        <w:rPr>
          <w:bCs/>
        </w:rPr>
        <w:t>his is the best year to plan a study a</w:t>
      </w:r>
      <w:r w:rsidRPr="00FB1623">
        <w:rPr>
          <w:bCs/>
        </w:rPr>
        <w:t>broad program! Many lower-level core courses and Gen</w:t>
      </w:r>
      <w:r w:rsidR="00737010" w:rsidRPr="00FB1623">
        <w:rPr>
          <w:bCs/>
        </w:rPr>
        <w:t xml:space="preserve">eral Education </w:t>
      </w:r>
      <w:r w:rsidRPr="00FB1623">
        <w:rPr>
          <w:bCs/>
        </w:rPr>
        <w:t>requirements can be taken through these programs for credit at Towson.  Programs take place in many countries, including China, Australia, and Italy.  Visit the Study Abroad website for more information:</w:t>
      </w:r>
    </w:p>
    <w:p w:rsidR="00FE2B80" w:rsidRPr="00FB1623" w:rsidRDefault="00B0536E" w:rsidP="00FE2B80">
      <w:pPr>
        <w:autoSpaceDE w:val="0"/>
        <w:autoSpaceDN w:val="0"/>
        <w:adjustRightInd w:val="0"/>
        <w:spacing w:before="100" w:after="100"/>
        <w:ind w:left="1440"/>
        <w:rPr>
          <w:bCs/>
        </w:rPr>
      </w:pPr>
      <w:hyperlink r:id="rId14" w:history="1">
        <w:r w:rsidR="001D4658" w:rsidRPr="00FB1623">
          <w:rPr>
            <w:rStyle w:val="Hyperlink"/>
            <w:bCs/>
          </w:rPr>
          <w:t>http://wwwnew.towson.edu/studyabroad/</w:t>
        </w:r>
      </w:hyperlink>
    </w:p>
    <w:p w:rsidR="00057524" w:rsidRPr="00FB1623" w:rsidRDefault="00057524" w:rsidP="009E547F">
      <w:pPr>
        <w:numPr>
          <w:ilvl w:val="0"/>
          <w:numId w:val="6"/>
        </w:numPr>
        <w:autoSpaceDE w:val="0"/>
        <w:autoSpaceDN w:val="0"/>
        <w:adjustRightInd w:val="0"/>
        <w:spacing w:before="100" w:after="100"/>
      </w:pPr>
      <w:r w:rsidRPr="00FB1623">
        <w:rPr>
          <w:bCs/>
        </w:rPr>
        <w:t xml:space="preserve">Accounting, Business Administration and e-Business are screened majors.  In order to move further in the major, students must complete the </w:t>
      </w:r>
      <w:r w:rsidR="007A48ED" w:rsidRPr="00FB1623">
        <w:rPr>
          <w:bCs/>
        </w:rPr>
        <w:t>appropriate</w:t>
      </w:r>
      <w:r w:rsidRPr="00FB1623">
        <w:rPr>
          <w:bCs/>
        </w:rPr>
        <w:t xml:space="preserve"> application</w:t>
      </w:r>
      <w:r w:rsidR="007A48ED" w:rsidRPr="00FB1623">
        <w:rPr>
          <w:bCs/>
        </w:rPr>
        <w:t xml:space="preserve"> for their major</w:t>
      </w:r>
      <w:r w:rsidRPr="00FB1623">
        <w:rPr>
          <w:bCs/>
        </w:rPr>
        <w:t xml:space="preserve">, finish </w:t>
      </w:r>
      <w:r w:rsidR="007A48ED" w:rsidRPr="00FB1623">
        <w:rPr>
          <w:bCs/>
        </w:rPr>
        <w:t xml:space="preserve">all </w:t>
      </w:r>
      <w:r w:rsidRPr="00FB1623">
        <w:rPr>
          <w:bCs/>
        </w:rPr>
        <w:t xml:space="preserve">lower-level </w:t>
      </w:r>
      <w:r w:rsidR="006B72DC" w:rsidRPr="00FB1623">
        <w:rPr>
          <w:bCs/>
        </w:rPr>
        <w:t>core</w:t>
      </w:r>
      <w:r w:rsidRPr="00FB1623">
        <w:rPr>
          <w:bCs/>
        </w:rPr>
        <w:t xml:space="preserve"> courses, and meet the minimum</w:t>
      </w:r>
      <w:r w:rsidR="007A48ED" w:rsidRPr="00FB1623">
        <w:rPr>
          <w:bCs/>
        </w:rPr>
        <w:t xml:space="preserve"> </w:t>
      </w:r>
      <w:r w:rsidR="008E3006" w:rsidRPr="00FB1623">
        <w:rPr>
          <w:bCs/>
        </w:rPr>
        <w:t>QPA</w:t>
      </w:r>
      <w:r w:rsidR="00737010" w:rsidRPr="00FB1623">
        <w:rPr>
          <w:bCs/>
        </w:rPr>
        <w:t>.</w:t>
      </w:r>
      <w:r w:rsidRPr="00FB1623">
        <w:rPr>
          <w:bCs/>
        </w:rPr>
        <w:t xml:space="preserve">  </w:t>
      </w:r>
      <w:r w:rsidR="007A48ED" w:rsidRPr="00FB1623">
        <w:rPr>
          <w:bCs/>
        </w:rPr>
        <w:t>Each major has different admission requirements</w:t>
      </w:r>
      <w:r w:rsidR="00BE7EB7" w:rsidRPr="00FB1623">
        <w:rPr>
          <w:bCs/>
        </w:rPr>
        <w:t xml:space="preserve"> that vary by catalog year</w:t>
      </w:r>
      <w:r w:rsidR="007A48ED" w:rsidRPr="00FB1623">
        <w:rPr>
          <w:bCs/>
        </w:rPr>
        <w:t xml:space="preserve">, so it is important to check with the appropriate </w:t>
      </w:r>
      <w:r w:rsidR="00BE7EB7" w:rsidRPr="00FB1623">
        <w:rPr>
          <w:bCs/>
        </w:rPr>
        <w:t xml:space="preserve">catalog </w:t>
      </w:r>
      <w:r w:rsidR="007A48ED" w:rsidRPr="00FB1623">
        <w:rPr>
          <w:bCs/>
        </w:rPr>
        <w:t xml:space="preserve">to verify the requirements.  </w:t>
      </w:r>
    </w:p>
    <w:p w:rsidR="00B52390" w:rsidRPr="00FB1623" w:rsidRDefault="008E3006" w:rsidP="009E547F">
      <w:pPr>
        <w:numPr>
          <w:ilvl w:val="1"/>
          <w:numId w:val="11"/>
        </w:numPr>
        <w:autoSpaceDE w:val="0"/>
        <w:autoSpaceDN w:val="0"/>
        <w:adjustRightInd w:val="0"/>
        <w:spacing w:before="100" w:after="100"/>
      </w:pPr>
      <w:r w:rsidRPr="00FB1623">
        <w:t>To calculate a QPA</w:t>
      </w:r>
      <w:r w:rsidR="00606419" w:rsidRPr="00FB1623">
        <w:t xml:space="preserve"> for your lower-level CBE courses</w:t>
      </w:r>
      <w:r w:rsidR="001B7A69" w:rsidRPr="00FB1623">
        <w:t xml:space="preserve"> for admission to the BUAD and EBUS majors</w:t>
      </w:r>
      <w:r w:rsidR="00606419" w:rsidRPr="00FB1623">
        <w:t xml:space="preserve">, visit the following website: </w:t>
      </w:r>
      <w:r w:rsidR="00895816" w:rsidRPr="00FB1623">
        <w:t xml:space="preserve"> </w:t>
      </w:r>
      <w:hyperlink r:id="rId15" w:history="1">
        <w:r w:rsidR="00B52390" w:rsidRPr="00FB1623">
          <w:rPr>
            <w:rStyle w:val="Hyperlink"/>
          </w:rPr>
          <w:t>http://www.towson.edu/cbe/student_resources/advising/qpa.asp</w:t>
        </w:r>
      </w:hyperlink>
    </w:p>
    <w:p w:rsidR="00C421C5" w:rsidRPr="00FB1623" w:rsidRDefault="00C421C5" w:rsidP="009E547F">
      <w:pPr>
        <w:numPr>
          <w:ilvl w:val="1"/>
          <w:numId w:val="11"/>
        </w:numPr>
        <w:autoSpaceDE w:val="0"/>
        <w:autoSpaceDN w:val="0"/>
        <w:adjustRightInd w:val="0"/>
        <w:spacing w:before="100" w:after="100"/>
      </w:pPr>
      <w:r w:rsidRPr="00FB1623">
        <w:lastRenderedPageBreak/>
        <w:t xml:space="preserve">Application forms for the screened majors are available at </w:t>
      </w:r>
      <w:hyperlink r:id="rId16" w:history="1">
        <w:r w:rsidRPr="00FB1623">
          <w:rPr>
            <w:rStyle w:val="Hyperlink"/>
          </w:rPr>
          <w:t>http://www.towson.edu/cbe/student_resources/advising/intomajor.asp</w:t>
        </w:r>
      </w:hyperlink>
    </w:p>
    <w:p w:rsidR="003A486D" w:rsidRPr="00FB1623" w:rsidRDefault="003A486D" w:rsidP="00DD6758">
      <w:pPr>
        <w:autoSpaceDE w:val="0"/>
        <w:autoSpaceDN w:val="0"/>
        <w:adjustRightInd w:val="0"/>
        <w:spacing w:before="100" w:after="100"/>
        <w:rPr>
          <w:b/>
          <w:bCs/>
        </w:rPr>
      </w:pPr>
    </w:p>
    <w:p w:rsidR="00DD6758" w:rsidRPr="00FB1623" w:rsidRDefault="007A48ED" w:rsidP="00DD6758">
      <w:pPr>
        <w:autoSpaceDE w:val="0"/>
        <w:autoSpaceDN w:val="0"/>
        <w:adjustRightInd w:val="0"/>
        <w:rPr>
          <w:bCs/>
        </w:rPr>
      </w:pPr>
      <w:r w:rsidRPr="00FB1623">
        <w:rPr>
          <w:b/>
          <w:bCs/>
        </w:rPr>
        <w:t xml:space="preserve">TIPS FOR </w:t>
      </w:r>
      <w:r w:rsidR="0017557F" w:rsidRPr="00FB1623">
        <w:rPr>
          <w:b/>
          <w:bCs/>
        </w:rPr>
        <w:t>SCREENED MAJORS</w:t>
      </w:r>
      <w:r w:rsidRPr="00FB1623">
        <w:rPr>
          <w:b/>
          <w:bCs/>
        </w:rPr>
        <w:t>:</w:t>
      </w:r>
    </w:p>
    <w:p w:rsidR="00DD1768" w:rsidRPr="00FB1623" w:rsidRDefault="00606419" w:rsidP="00DD6758">
      <w:pPr>
        <w:autoSpaceDE w:val="0"/>
        <w:autoSpaceDN w:val="0"/>
        <w:adjustRightInd w:val="0"/>
        <w:rPr>
          <w:bCs/>
        </w:rPr>
      </w:pPr>
      <w:r w:rsidRPr="00FB1623">
        <w:rPr>
          <w:bCs/>
        </w:rPr>
        <w:t>I</w:t>
      </w:r>
      <w:r w:rsidR="007A48ED" w:rsidRPr="00FB1623">
        <w:rPr>
          <w:bCs/>
        </w:rPr>
        <w:t xml:space="preserve">f </w:t>
      </w:r>
      <w:r w:rsidR="009C11BB" w:rsidRPr="00FB1623">
        <w:rPr>
          <w:bCs/>
        </w:rPr>
        <w:t>a student is in</w:t>
      </w:r>
      <w:r w:rsidR="007A48ED" w:rsidRPr="00FB1623">
        <w:rPr>
          <w:bCs/>
        </w:rPr>
        <w:t xml:space="preserve"> a</w:t>
      </w:r>
      <w:r w:rsidR="00042E08" w:rsidRPr="00FB1623">
        <w:rPr>
          <w:bCs/>
        </w:rPr>
        <w:t xml:space="preserve"> screened major (ACCT, BUAD or E</w:t>
      </w:r>
      <w:r w:rsidR="007A48ED" w:rsidRPr="00FB1623">
        <w:rPr>
          <w:bCs/>
        </w:rPr>
        <w:t xml:space="preserve">BUS), it is recommended that </w:t>
      </w:r>
      <w:r w:rsidR="009C11BB" w:rsidRPr="00FB1623">
        <w:rPr>
          <w:bCs/>
        </w:rPr>
        <w:t>they</w:t>
      </w:r>
      <w:r w:rsidR="007A48ED" w:rsidRPr="00FB1623">
        <w:rPr>
          <w:bCs/>
        </w:rPr>
        <w:t xml:space="preserve"> apply to the major </w:t>
      </w:r>
      <w:r w:rsidR="006B72DC" w:rsidRPr="00FB1623">
        <w:rPr>
          <w:bCs/>
        </w:rPr>
        <w:t xml:space="preserve">in </w:t>
      </w:r>
      <w:r w:rsidR="007A48ED" w:rsidRPr="00FB1623">
        <w:rPr>
          <w:bCs/>
        </w:rPr>
        <w:t xml:space="preserve">the semester </w:t>
      </w:r>
      <w:r w:rsidR="006B72DC" w:rsidRPr="00FB1623">
        <w:rPr>
          <w:bCs/>
        </w:rPr>
        <w:t xml:space="preserve">that </w:t>
      </w:r>
      <w:r w:rsidR="009C11BB" w:rsidRPr="00FB1623">
        <w:rPr>
          <w:bCs/>
        </w:rPr>
        <w:t>they</w:t>
      </w:r>
      <w:r w:rsidR="007A48ED" w:rsidRPr="00FB1623">
        <w:rPr>
          <w:bCs/>
        </w:rPr>
        <w:t xml:space="preserve"> are completing </w:t>
      </w:r>
      <w:r w:rsidR="009C11BB" w:rsidRPr="00FB1623">
        <w:rPr>
          <w:bCs/>
        </w:rPr>
        <w:t xml:space="preserve">the </w:t>
      </w:r>
      <w:r w:rsidR="007A48ED" w:rsidRPr="00FB1623">
        <w:rPr>
          <w:bCs/>
        </w:rPr>
        <w:t xml:space="preserve">lower-level </w:t>
      </w:r>
      <w:r w:rsidR="006B72DC" w:rsidRPr="00FB1623">
        <w:rPr>
          <w:bCs/>
        </w:rPr>
        <w:t xml:space="preserve">core </w:t>
      </w:r>
      <w:r w:rsidR="007A48ED" w:rsidRPr="00FB1623">
        <w:rPr>
          <w:bCs/>
        </w:rPr>
        <w:t>courses.</w:t>
      </w:r>
      <w:r w:rsidR="00195B82" w:rsidRPr="00FB1623">
        <w:rPr>
          <w:bCs/>
        </w:rPr>
        <w:t xml:space="preserve">  </w:t>
      </w:r>
      <w:r w:rsidR="009C11BB" w:rsidRPr="00FB1623">
        <w:rPr>
          <w:bCs/>
        </w:rPr>
        <w:t>There are deadlines to apply, October 1</w:t>
      </w:r>
      <w:r w:rsidR="009C11BB" w:rsidRPr="00FB1623">
        <w:rPr>
          <w:bCs/>
          <w:vertAlign w:val="superscript"/>
        </w:rPr>
        <w:t>st</w:t>
      </w:r>
      <w:r w:rsidR="00737010" w:rsidRPr="00FB1623">
        <w:rPr>
          <w:bCs/>
        </w:rPr>
        <w:t xml:space="preserve"> for spring a</w:t>
      </w:r>
      <w:r w:rsidR="009C11BB" w:rsidRPr="00FB1623">
        <w:rPr>
          <w:bCs/>
        </w:rPr>
        <w:t>dmission and March 1</w:t>
      </w:r>
      <w:r w:rsidR="009C11BB" w:rsidRPr="00FB1623">
        <w:rPr>
          <w:bCs/>
          <w:vertAlign w:val="superscript"/>
        </w:rPr>
        <w:t>st</w:t>
      </w:r>
      <w:r w:rsidR="009C11BB" w:rsidRPr="00FB1623">
        <w:rPr>
          <w:bCs/>
        </w:rPr>
        <w:t xml:space="preserve"> for </w:t>
      </w:r>
      <w:r w:rsidR="003A486D" w:rsidRPr="00FB1623">
        <w:rPr>
          <w:bCs/>
        </w:rPr>
        <w:t>summer and f</w:t>
      </w:r>
      <w:r w:rsidR="009C11BB" w:rsidRPr="00FB1623">
        <w:rPr>
          <w:bCs/>
        </w:rPr>
        <w:t>all admission. Students only need to apply once.</w:t>
      </w:r>
      <w:r w:rsidR="00BE7EB7" w:rsidRPr="00FB1623">
        <w:rPr>
          <w:bCs/>
        </w:rPr>
        <w:t xml:space="preserve"> As an advisor, you should know their status prior to them applying and can be able to help them make the next steps. </w:t>
      </w:r>
    </w:p>
    <w:p w:rsidR="004900CF" w:rsidRPr="00FB1623" w:rsidRDefault="00DD6758" w:rsidP="004900CF">
      <w:pPr>
        <w:autoSpaceDE w:val="0"/>
        <w:autoSpaceDN w:val="0"/>
        <w:adjustRightInd w:val="0"/>
        <w:spacing w:before="100" w:after="100"/>
        <w:rPr>
          <w:bCs/>
        </w:rPr>
      </w:pPr>
      <w:r w:rsidRPr="00FB1623">
        <w:rPr>
          <w:bCs/>
        </w:rPr>
        <w:t xml:space="preserve">You can check </w:t>
      </w:r>
      <w:r w:rsidR="006B72DC" w:rsidRPr="00FB1623">
        <w:rPr>
          <w:bCs/>
        </w:rPr>
        <w:t>whether</w:t>
      </w:r>
      <w:r w:rsidRPr="00FB1623">
        <w:rPr>
          <w:bCs/>
        </w:rPr>
        <w:t xml:space="preserve"> </w:t>
      </w:r>
      <w:r w:rsidR="009C11BB" w:rsidRPr="00FB1623">
        <w:rPr>
          <w:bCs/>
        </w:rPr>
        <w:t>a student</w:t>
      </w:r>
      <w:r w:rsidRPr="00FB1623">
        <w:rPr>
          <w:bCs/>
        </w:rPr>
        <w:t xml:space="preserve"> </w:t>
      </w:r>
      <w:r w:rsidR="009C11BB" w:rsidRPr="00FB1623">
        <w:rPr>
          <w:bCs/>
        </w:rPr>
        <w:t>has</w:t>
      </w:r>
      <w:r w:rsidR="00195B82" w:rsidRPr="00FB1623">
        <w:rPr>
          <w:bCs/>
        </w:rPr>
        <w:t xml:space="preserve"> been accepted into the </w:t>
      </w:r>
      <w:r w:rsidRPr="00FB1623">
        <w:rPr>
          <w:bCs/>
        </w:rPr>
        <w:t xml:space="preserve">major by </w:t>
      </w:r>
      <w:r w:rsidR="008E77C5" w:rsidRPr="00FB1623">
        <w:rPr>
          <w:bCs/>
        </w:rPr>
        <w:t>logging</w:t>
      </w:r>
      <w:r w:rsidRPr="00FB1623">
        <w:rPr>
          <w:bCs/>
        </w:rPr>
        <w:t xml:space="preserve"> </w:t>
      </w:r>
      <w:r w:rsidR="008E77C5" w:rsidRPr="00FB1623">
        <w:rPr>
          <w:bCs/>
        </w:rPr>
        <w:t>on</w:t>
      </w:r>
      <w:r w:rsidRPr="00FB1623">
        <w:rPr>
          <w:bCs/>
        </w:rPr>
        <w:t xml:space="preserve">to </w:t>
      </w:r>
      <w:r w:rsidR="008E77C5" w:rsidRPr="00FB1623">
        <w:rPr>
          <w:bCs/>
        </w:rPr>
        <w:t xml:space="preserve">Towson </w:t>
      </w:r>
      <w:r w:rsidR="006B72DC" w:rsidRPr="00FB1623">
        <w:rPr>
          <w:bCs/>
        </w:rPr>
        <w:t>Online Services</w:t>
      </w:r>
      <w:r w:rsidRPr="00FB1623">
        <w:rPr>
          <w:bCs/>
        </w:rPr>
        <w:t xml:space="preserve">, opening </w:t>
      </w:r>
      <w:r w:rsidR="009C11BB" w:rsidRPr="00FB1623">
        <w:rPr>
          <w:bCs/>
        </w:rPr>
        <w:t>the</w:t>
      </w:r>
      <w:r w:rsidRPr="00FB1623">
        <w:rPr>
          <w:bCs/>
        </w:rPr>
        <w:t xml:space="preserve"> unofficial transcript, and scrolling down to your most recent semester. </w:t>
      </w:r>
      <w:r w:rsidR="009C11BB" w:rsidRPr="00FB1623">
        <w:rPr>
          <w:bCs/>
        </w:rPr>
        <w:t xml:space="preserve">If </w:t>
      </w:r>
      <w:r w:rsidR="008C6962" w:rsidRPr="00FB1623">
        <w:rPr>
          <w:bCs/>
        </w:rPr>
        <w:t>the student</w:t>
      </w:r>
      <w:r w:rsidR="00895816" w:rsidRPr="00FB1623">
        <w:rPr>
          <w:bCs/>
        </w:rPr>
        <w:t xml:space="preserve"> is</w:t>
      </w:r>
      <w:r w:rsidR="008931C2" w:rsidRPr="00FB1623">
        <w:rPr>
          <w:bCs/>
        </w:rPr>
        <w:t xml:space="preserve"> still listed as Pre-Business, Pre-Accounting or Pre-e</w:t>
      </w:r>
      <w:r w:rsidR="00017746" w:rsidRPr="00FB1623">
        <w:rPr>
          <w:bCs/>
        </w:rPr>
        <w:t>-</w:t>
      </w:r>
      <w:r w:rsidR="008931C2" w:rsidRPr="00FB1623">
        <w:rPr>
          <w:bCs/>
        </w:rPr>
        <w:t xml:space="preserve">Business, </w:t>
      </w:r>
      <w:r w:rsidR="00895816" w:rsidRPr="00FB1623">
        <w:rPr>
          <w:bCs/>
        </w:rPr>
        <w:t xml:space="preserve">ask if </w:t>
      </w:r>
      <w:r w:rsidR="008C6962" w:rsidRPr="00FB1623">
        <w:rPr>
          <w:bCs/>
        </w:rPr>
        <w:t>the student</w:t>
      </w:r>
      <w:r w:rsidR="00895816" w:rsidRPr="00FB1623">
        <w:rPr>
          <w:bCs/>
        </w:rPr>
        <w:t xml:space="preserve"> has submitted the application. If the student has applied, he</w:t>
      </w:r>
      <w:r w:rsidR="008C6962" w:rsidRPr="00FB1623">
        <w:rPr>
          <w:bCs/>
        </w:rPr>
        <w:t>/she</w:t>
      </w:r>
      <w:r w:rsidR="00895816" w:rsidRPr="00FB1623">
        <w:rPr>
          <w:bCs/>
        </w:rPr>
        <w:t xml:space="preserve"> would have received an email noting </w:t>
      </w:r>
      <w:r w:rsidR="009C24B5">
        <w:rPr>
          <w:bCs/>
        </w:rPr>
        <w:t>their</w:t>
      </w:r>
      <w:r w:rsidR="00895816" w:rsidRPr="00FB1623">
        <w:rPr>
          <w:bCs/>
        </w:rPr>
        <w:t xml:space="preserve"> admission </w:t>
      </w:r>
      <w:r w:rsidR="00B52390" w:rsidRPr="00FB1623">
        <w:rPr>
          <w:bCs/>
        </w:rPr>
        <w:t xml:space="preserve">status </w:t>
      </w:r>
      <w:r w:rsidR="008C6962" w:rsidRPr="00FB1623">
        <w:rPr>
          <w:bCs/>
        </w:rPr>
        <w:t xml:space="preserve">as </w:t>
      </w:r>
      <w:r w:rsidR="00B52390" w:rsidRPr="00FB1623">
        <w:rPr>
          <w:bCs/>
        </w:rPr>
        <w:t>pending</w:t>
      </w:r>
      <w:r w:rsidR="009C11BB" w:rsidRPr="00FB1623">
        <w:rPr>
          <w:bCs/>
        </w:rPr>
        <w:t>, denied, or ineligible</w:t>
      </w:r>
      <w:r w:rsidR="004900CF" w:rsidRPr="00FB1623">
        <w:rPr>
          <w:bCs/>
        </w:rPr>
        <w:t>.</w:t>
      </w:r>
    </w:p>
    <w:p w:rsidR="00B52390" w:rsidRPr="00FB1623" w:rsidRDefault="00B52390" w:rsidP="002C0C49">
      <w:pPr>
        <w:pStyle w:val="Heading2"/>
        <w:rPr>
          <w:rFonts w:ascii="Times New Roman" w:hAnsi="Times New Roman" w:cs="Times New Roman"/>
          <w:sz w:val="24"/>
          <w:szCs w:val="24"/>
        </w:rPr>
      </w:pPr>
    </w:p>
    <w:p w:rsidR="00DD6758" w:rsidRPr="00FB1623" w:rsidRDefault="00DD6758" w:rsidP="002C0C49">
      <w:pPr>
        <w:pStyle w:val="Heading2"/>
        <w:rPr>
          <w:rFonts w:ascii="Times New Roman" w:hAnsi="Times New Roman" w:cs="Times New Roman"/>
          <w:sz w:val="24"/>
          <w:szCs w:val="24"/>
        </w:rPr>
      </w:pPr>
      <w:bookmarkStart w:id="5" w:name="_Toc272398338"/>
      <w:r w:rsidRPr="00FB1623">
        <w:rPr>
          <w:rFonts w:ascii="Times New Roman" w:hAnsi="Times New Roman" w:cs="Times New Roman"/>
          <w:sz w:val="24"/>
          <w:szCs w:val="24"/>
        </w:rPr>
        <w:t>JUNIOR YEAR</w:t>
      </w:r>
      <w:bookmarkEnd w:id="5"/>
    </w:p>
    <w:p w:rsidR="00DD6758" w:rsidRPr="00FB1623" w:rsidRDefault="00DD6758" w:rsidP="00DD6758">
      <w:pPr>
        <w:autoSpaceDE w:val="0"/>
        <w:autoSpaceDN w:val="0"/>
        <w:adjustRightInd w:val="0"/>
        <w:jc w:val="center"/>
        <w:rPr>
          <w:b/>
          <w:u w:val="single"/>
        </w:rPr>
      </w:pPr>
    </w:p>
    <w:p w:rsidR="008931C2" w:rsidRPr="00FB1623" w:rsidRDefault="008931C2" w:rsidP="00DD6758">
      <w:pPr>
        <w:autoSpaceDE w:val="0"/>
        <w:autoSpaceDN w:val="0"/>
        <w:adjustRightInd w:val="0"/>
        <w:rPr>
          <w:bCs/>
        </w:rPr>
      </w:pPr>
      <w:r w:rsidRPr="00FB1623">
        <w:rPr>
          <w:b/>
          <w:bCs/>
        </w:rPr>
        <w:t>ADVISING OBJECTIVE</w:t>
      </w:r>
      <w:r w:rsidR="005C7670" w:rsidRPr="00FB1623">
        <w:rPr>
          <w:b/>
          <w:bCs/>
        </w:rPr>
        <w:t>S</w:t>
      </w:r>
      <w:r w:rsidRPr="00FB1623">
        <w:rPr>
          <w:b/>
          <w:bCs/>
        </w:rPr>
        <w:t>:</w:t>
      </w:r>
    </w:p>
    <w:p w:rsidR="005C7670" w:rsidRPr="00FB1623" w:rsidRDefault="008931C2" w:rsidP="009E547F">
      <w:pPr>
        <w:numPr>
          <w:ilvl w:val="0"/>
          <w:numId w:val="7"/>
        </w:numPr>
        <w:autoSpaceDE w:val="0"/>
        <w:autoSpaceDN w:val="0"/>
        <w:adjustRightInd w:val="0"/>
        <w:spacing w:after="100"/>
        <w:rPr>
          <w:bCs/>
        </w:rPr>
      </w:pPr>
      <w:r w:rsidRPr="00FB1623">
        <w:rPr>
          <w:bCs/>
        </w:rPr>
        <w:t xml:space="preserve">Some majors have concentrations or </w:t>
      </w:r>
      <w:r w:rsidR="00D503BC" w:rsidRPr="00FB1623">
        <w:rPr>
          <w:bCs/>
        </w:rPr>
        <w:t>track</w:t>
      </w:r>
      <w:r w:rsidRPr="00FB1623">
        <w:rPr>
          <w:bCs/>
        </w:rPr>
        <w:t xml:space="preserve">s. Once </w:t>
      </w:r>
      <w:r w:rsidR="00122F31" w:rsidRPr="00FB1623">
        <w:rPr>
          <w:bCs/>
        </w:rPr>
        <w:t>students</w:t>
      </w:r>
      <w:r w:rsidRPr="00FB1623">
        <w:rPr>
          <w:bCs/>
        </w:rPr>
        <w:t xml:space="preserve"> have taken some upper-level courses, choosing a concentration or </w:t>
      </w:r>
      <w:r w:rsidR="00D503BC" w:rsidRPr="00FB1623">
        <w:rPr>
          <w:bCs/>
        </w:rPr>
        <w:t>track</w:t>
      </w:r>
      <w:r w:rsidRPr="00FB1623">
        <w:rPr>
          <w:bCs/>
        </w:rPr>
        <w:t xml:space="preserve"> </w:t>
      </w:r>
      <w:r w:rsidR="001D4658" w:rsidRPr="00FB1623">
        <w:rPr>
          <w:bCs/>
        </w:rPr>
        <w:t>will</w:t>
      </w:r>
      <w:r w:rsidRPr="00FB1623">
        <w:rPr>
          <w:bCs/>
        </w:rPr>
        <w:t xml:space="preserve"> be a lot easier.  </w:t>
      </w:r>
      <w:r w:rsidR="00122F31" w:rsidRPr="00FB1623">
        <w:rPr>
          <w:bCs/>
        </w:rPr>
        <w:t>Talk to your advisee</w:t>
      </w:r>
      <w:r w:rsidR="001A6C81" w:rsidRPr="00FB1623">
        <w:rPr>
          <w:bCs/>
        </w:rPr>
        <w:t xml:space="preserve"> to help </w:t>
      </w:r>
      <w:r w:rsidR="00122F31" w:rsidRPr="00FB1623">
        <w:rPr>
          <w:bCs/>
        </w:rPr>
        <w:t xml:space="preserve">them </w:t>
      </w:r>
      <w:r w:rsidR="001A6C81" w:rsidRPr="00FB1623">
        <w:rPr>
          <w:bCs/>
        </w:rPr>
        <w:t xml:space="preserve">decide what area of study to choose.  In order to graduate on time, </w:t>
      </w:r>
      <w:r w:rsidR="00122F31" w:rsidRPr="00FB1623">
        <w:rPr>
          <w:bCs/>
        </w:rPr>
        <w:t>students</w:t>
      </w:r>
      <w:r w:rsidR="001A6C81" w:rsidRPr="00FB1623">
        <w:rPr>
          <w:bCs/>
        </w:rPr>
        <w:t xml:space="preserve"> should decide what </w:t>
      </w:r>
      <w:r w:rsidR="00122F31" w:rsidRPr="00FB1623">
        <w:rPr>
          <w:bCs/>
        </w:rPr>
        <w:t>their</w:t>
      </w:r>
      <w:r w:rsidR="001A6C81" w:rsidRPr="00FB1623">
        <w:rPr>
          <w:bCs/>
        </w:rPr>
        <w:t xml:space="preserve"> concentration or </w:t>
      </w:r>
      <w:r w:rsidR="00D503BC" w:rsidRPr="00FB1623">
        <w:rPr>
          <w:bCs/>
        </w:rPr>
        <w:t>track</w:t>
      </w:r>
      <w:r w:rsidR="001A6C81" w:rsidRPr="00FB1623">
        <w:rPr>
          <w:bCs/>
        </w:rPr>
        <w:t xml:space="preserve"> is </w:t>
      </w:r>
      <w:r w:rsidR="008C6962" w:rsidRPr="00FB1623">
        <w:rPr>
          <w:bCs/>
        </w:rPr>
        <w:t>no later than the</w:t>
      </w:r>
      <w:r w:rsidR="005C7670" w:rsidRPr="00FB1623">
        <w:rPr>
          <w:bCs/>
        </w:rPr>
        <w:t xml:space="preserve"> </w:t>
      </w:r>
      <w:r w:rsidR="008C6962" w:rsidRPr="00FB1623">
        <w:rPr>
          <w:bCs/>
        </w:rPr>
        <w:t xml:space="preserve">registration for </w:t>
      </w:r>
      <w:r w:rsidR="005C7670" w:rsidRPr="00FB1623">
        <w:rPr>
          <w:bCs/>
        </w:rPr>
        <w:t xml:space="preserve">second semester </w:t>
      </w:r>
      <w:r w:rsidR="00737010" w:rsidRPr="00FB1623">
        <w:rPr>
          <w:bCs/>
        </w:rPr>
        <w:t>classes in their junior year</w:t>
      </w:r>
      <w:r w:rsidR="001A6C81" w:rsidRPr="00FB1623">
        <w:rPr>
          <w:bCs/>
        </w:rPr>
        <w:t>.</w:t>
      </w:r>
    </w:p>
    <w:p w:rsidR="008931C2" w:rsidRPr="00FB1623" w:rsidRDefault="008931C2" w:rsidP="00DD6758">
      <w:pPr>
        <w:autoSpaceDE w:val="0"/>
        <w:autoSpaceDN w:val="0"/>
        <w:adjustRightInd w:val="0"/>
        <w:spacing w:before="100" w:after="100"/>
        <w:rPr>
          <w:b/>
          <w:bCs/>
        </w:rPr>
      </w:pPr>
    </w:p>
    <w:p w:rsidR="00DD6758" w:rsidRPr="00FB1623" w:rsidRDefault="00DD6758" w:rsidP="00DD6758">
      <w:pPr>
        <w:autoSpaceDE w:val="0"/>
        <w:autoSpaceDN w:val="0"/>
        <w:adjustRightInd w:val="0"/>
        <w:rPr>
          <w:b/>
          <w:bCs/>
        </w:rPr>
      </w:pPr>
      <w:r w:rsidRPr="00FB1623">
        <w:rPr>
          <w:b/>
          <w:bCs/>
        </w:rPr>
        <w:t>SCHEDULING</w:t>
      </w:r>
      <w:r w:rsidR="001A6C81" w:rsidRPr="00FB1623">
        <w:rPr>
          <w:b/>
          <w:bCs/>
        </w:rPr>
        <w:t xml:space="preserve"> OBJECTIVE</w:t>
      </w:r>
      <w:r w:rsidRPr="00FB1623">
        <w:rPr>
          <w:b/>
          <w:bCs/>
        </w:rPr>
        <w:t>:</w:t>
      </w:r>
    </w:p>
    <w:p w:rsidR="001A6C81" w:rsidRPr="00FB1623" w:rsidRDefault="008C6962" w:rsidP="009E547F">
      <w:pPr>
        <w:numPr>
          <w:ilvl w:val="0"/>
          <w:numId w:val="7"/>
        </w:numPr>
        <w:autoSpaceDE w:val="0"/>
        <w:autoSpaceDN w:val="0"/>
        <w:adjustRightInd w:val="0"/>
        <w:spacing w:after="100"/>
        <w:rPr>
          <w:bCs/>
        </w:rPr>
      </w:pPr>
      <w:r w:rsidRPr="00FB1623">
        <w:rPr>
          <w:bCs/>
        </w:rPr>
        <w:t>Work with your advisee to update his/her</w:t>
      </w:r>
      <w:r w:rsidR="001A6C81" w:rsidRPr="00FB1623">
        <w:rPr>
          <w:bCs/>
        </w:rPr>
        <w:t xml:space="preserve"> </w:t>
      </w:r>
      <w:r w:rsidRPr="00FB1623">
        <w:rPr>
          <w:bCs/>
        </w:rPr>
        <w:t>4 year plan to ensure a timely graduation</w:t>
      </w:r>
      <w:r w:rsidR="001A6C81" w:rsidRPr="00FB1623">
        <w:rPr>
          <w:bCs/>
        </w:rPr>
        <w:t xml:space="preserve">. </w:t>
      </w:r>
      <w:r w:rsidR="00737010" w:rsidRPr="00FB1623">
        <w:rPr>
          <w:bCs/>
        </w:rPr>
        <w:t xml:space="preserve"> Note the</w:t>
      </w:r>
      <w:r w:rsidR="00B441D5">
        <w:rPr>
          <w:bCs/>
        </w:rPr>
        <w:t>re are</w:t>
      </w:r>
      <w:r w:rsidR="00737010" w:rsidRPr="00FB1623">
        <w:rPr>
          <w:bCs/>
        </w:rPr>
        <w:t xml:space="preserve"> 4 year plans on our website for each major.</w:t>
      </w:r>
    </w:p>
    <w:p w:rsidR="00737010" w:rsidRPr="00FB1623" w:rsidRDefault="00737010" w:rsidP="00737010">
      <w:pPr>
        <w:autoSpaceDE w:val="0"/>
        <w:autoSpaceDN w:val="0"/>
        <w:adjustRightInd w:val="0"/>
        <w:spacing w:before="100" w:after="100"/>
        <w:ind w:left="900"/>
        <w:rPr>
          <w:bCs/>
        </w:rPr>
      </w:pPr>
      <w:r w:rsidRPr="00FB1623">
        <w:rPr>
          <w:bCs/>
        </w:rPr>
        <w:t xml:space="preserve">Accounting: </w:t>
      </w:r>
      <w:hyperlink r:id="rId17" w:history="1">
        <w:r w:rsidRPr="00FB1623">
          <w:rPr>
            <w:rStyle w:val="Hyperlink"/>
            <w:bCs/>
          </w:rPr>
          <w:t>http://www.towson.edu/accounting/acct_major/sequence.asp</w:t>
        </w:r>
      </w:hyperlink>
    </w:p>
    <w:p w:rsidR="00737010" w:rsidRPr="00FB1623" w:rsidRDefault="00737010" w:rsidP="00737010">
      <w:pPr>
        <w:autoSpaceDE w:val="0"/>
        <w:autoSpaceDN w:val="0"/>
        <w:adjustRightInd w:val="0"/>
        <w:spacing w:before="100" w:after="100"/>
        <w:ind w:left="900"/>
        <w:rPr>
          <w:bCs/>
        </w:rPr>
      </w:pPr>
      <w:r w:rsidRPr="00FB1623">
        <w:rPr>
          <w:bCs/>
        </w:rPr>
        <w:t xml:space="preserve">Business Administration: </w:t>
      </w:r>
      <w:hyperlink r:id="rId18" w:history="1">
        <w:r w:rsidRPr="00FB1623">
          <w:rPr>
            <w:rStyle w:val="Hyperlink"/>
            <w:bCs/>
          </w:rPr>
          <w:t>http://www.towson.edu/cbe/buad/sequence.asp</w:t>
        </w:r>
      </w:hyperlink>
    </w:p>
    <w:p w:rsidR="00737010" w:rsidRPr="00FB1623" w:rsidRDefault="00737010" w:rsidP="00737010">
      <w:pPr>
        <w:autoSpaceDE w:val="0"/>
        <w:autoSpaceDN w:val="0"/>
        <w:adjustRightInd w:val="0"/>
        <w:spacing w:before="100" w:after="100"/>
        <w:ind w:left="900"/>
        <w:rPr>
          <w:bCs/>
        </w:rPr>
      </w:pPr>
      <w:r w:rsidRPr="00FB1623">
        <w:rPr>
          <w:bCs/>
        </w:rPr>
        <w:t xml:space="preserve">e-Business: </w:t>
      </w:r>
      <w:hyperlink r:id="rId19" w:history="1">
        <w:r w:rsidRPr="00FB1623">
          <w:rPr>
            <w:rStyle w:val="Hyperlink"/>
            <w:bCs/>
          </w:rPr>
          <w:t>http://www.towson.edu/cbe/ebusiness/undergrad/suggested-course-sequence-ebus.asp</w:t>
        </w:r>
      </w:hyperlink>
    </w:p>
    <w:p w:rsidR="00737010" w:rsidRPr="00FB1623" w:rsidRDefault="00737010" w:rsidP="00737010">
      <w:pPr>
        <w:autoSpaceDE w:val="0"/>
        <w:autoSpaceDN w:val="0"/>
        <w:adjustRightInd w:val="0"/>
        <w:spacing w:before="100" w:after="100"/>
        <w:ind w:left="900"/>
        <w:rPr>
          <w:bCs/>
        </w:rPr>
      </w:pPr>
      <w:r w:rsidRPr="00FB1623">
        <w:rPr>
          <w:bCs/>
        </w:rPr>
        <w:t>Economics: Not on website</w:t>
      </w:r>
    </w:p>
    <w:p w:rsidR="0017557F" w:rsidRPr="00FB1623" w:rsidRDefault="0017557F" w:rsidP="009E547F">
      <w:pPr>
        <w:numPr>
          <w:ilvl w:val="0"/>
          <w:numId w:val="7"/>
        </w:numPr>
        <w:autoSpaceDE w:val="0"/>
        <w:autoSpaceDN w:val="0"/>
        <w:adjustRightInd w:val="0"/>
        <w:rPr>
          <w:bCs/>
        </w:rPr>
      </w:pPr>
      <w:r w:rsidRPr="00FB1623">
        <w:rPr>
          <w:bCs/>
        </w:rPr>
        <w:t xml:space="preserve">When planning the sequence of upper-level CBE courses, make sure </w:t>
      </w:r>
      <w:r w:rsidR="00122F31" w:rsidRPr="00FB1623">
        <w:rPr>
          <w:bCs/>
        </w:rPr>
        <w:t>to</w:t>
      </w:r>
      <w:r w:rsidRPr="00FB1623">
        <w:rPr>
          <w:bCs/>
        </w:rPr>
        <w:t xml:space="preserve"> adhere to the prerequisite constraints for those courses, especially when planning </w:t>
      </w:r>
      <w:r w:rsidR="00122F31" w:rsidRPr="00FB1623">
        <w:rPr>
          <w:bCs/>
        </w:rPr>
        <w:t>the</w:t>
      </w:r>
      <w:r w:rsidRPr="00FB1623">
        <w:rPr>
          <w:bCs/>
        </w:rPr>
        <w:t xml:space="preserve"> concentration or </w:t>
      </w:r>
      <w:r w:rsidR="00D503BC" w:rsidRPr="00FB1623">
        <w:rPr>
          <w:bCs/>
        </w:rPr>
        <w:t>track</w:t>
      </w:r>
      <w:r w:rsidRPr="00FB1623">
        <w:rPr>
          <w:bCs/>
        </w:rPr>
        <w:t xml:space="preserve"> course sequence.</w:t>
      </w:r>
      <w:r w:rsidR="006450FF" w:rsidRPr="00FB1623">
        <w:rPr>
          <w:bCs/>
        </w:rPr>
        <w:t xml:space="preserve"> The </w:t>
      </w:r>
      <w:r w:rsidR="00814D64" w:rsidRPr="00FB1623">
        <w:rPr>
          <w:bCs/>
        </w:rPr>
        <w:t xml:space="preserve">Online Prerequisite Checking Matrix </w:t>
      </w:r>
      <w:r w:rsidR="00DB1171" w:rsidRPr="00FB1623">
        <w:rPr>
          <w:bCs/>
        </w:rPr>
        <w:t xml:space="preserve">can </w:t>
      </w:r>
      <w:r w:rsidR="002A3E00" w:rsidRPr="00FB1623">
        <w:rPr>
          <w:bCs/>
        </w:rPr>
        <w:t>be downloaded</w:t>
      </w:r>
      <w:r w:rsidR="00814D64" w:rsidRPr="00FB1623">
        <w:rPr>
          <w:bCs/>
        </w:rPr>
        <w:t xml:space="preserve"> each semester </w:t>
      </w:r>
      <w:r w:rsidR="002A3E00" w:rsidRPr="00FB1623">
        <w:rPr>
          <w:bCs/>
        </w:rPr>
        <w:t xml:space="preserve">from </w:t>
      </w:r>
      <w:hyperlink r:id="rId20" w:history="1">
        <w:r w:rsidR="00DB1171" w:rsidRPr="00FB1623">
          <w:rPr>
            <w:rStyle w:val="Hyperlink"/>
            <w:bCs/>
          </w:rPr>
          <w:t>www.towson.edu/cbe/student_resources/advising</w:t>
        </w:r>
      </w:hyperlink>
      <w:r w:rsidR="00DB1171" w:rsidRPr="00FB1623">
        <w:rPr>
          <w:bCs/>
        </w:rPr>
        <w:t xml:space="preserve">. </w:t>
      </w:r>
    </w:p>
    <w:p w:rsidR="0017557F" w:rsidRPr="00FB1623" w:rsidRDefault="0017557F" w:rsidP="0017557F">
      <w:pPr>
        <w:autoSpaceDE w:val="0"/>
        <w:autoSpaceDN w:val="0"/>
        <w:adjustRightInd w:val="0"/>
        <w:spacing w:before="100" w:after="100"/>
        <w:ind w:left="360"/>
        <w:rPr>
          <w:bCs/>
        </w:rPr>
      </w:pPr>
    </w:p>
    <w:p w:rsidR="008931C2" w:rsidRPr="00FB1623" w:rsidRDefault="001A6C81" w:rsidP="008931C2">
      <w:pPr>
        <w:autoSpaceDE w:val="0"/>
        <w:autoSpaceDN w:val="0"/>
        <w:adjustRightInd w:val="0"/>
        <w:spacing w:before="100" w:after="100"/>
      </w:pPr>
      <w:r w:rsidRPr="00FB1623">
        <w:rPr>
          <w:b/>
          <w:bCs/>
        </w:rPr>
        <w:t>TIPS FOR JUNIORS</w:t>
      </w:r>
      <w:r w:rsidR="008931C2" w:rsidRPr="00FB1623">
        <w:rPr>
          <w:bCs/>
        </w:rPr>
        <w:t>:</w:t>
      </w:r>
    </w:p>
    <w:p w:rsidR="00A15EB5" w:rsidRPr="00FB1623" w:rsidRDefault="007B1A8F" w:rsidP="009E547F">
      <w:pPr>
        <w:numPr>
          <w:ilvl w:val="0"/>
          <w:numId w:val="7"/>
        </w:numPr>
        <w:autoSpaceDE w:val="0"/>
        <w:autoSpaceDN w:val="0"/>
        <w:adjustRightInd w:val="0"/>
        <w:rPr>
          <w:iCs/>
        </w:rPr>
      </w:pPr>
      <w:r w:rsidRPr="00FB1623">
        <w:rPr>
          <w:iCs/>
        </w:rPr>
        <w:t>Internships offer an excellent opportunity to explore job options, gain practical experience, learn new skills</w:t>
      </w:r>
      <w:r w:rsidR="00A15EB5" w:rsidRPr="00FB1623">
        <w:rPr>
          <w:iCs/>
        </w:rPr>
        <w:t>,</w:t>
      </w:r>
      <w:r w:rsidRPr="00FB1623">
        <w:rPr>
          <w:iCs/>
        </w:rPr>
        <w:t xml:space="preserve"> and network with professionals.</w:t>
      </w:r>
      <w:r w:rsidR="00A15EB5" w:rsidRPr="00FB1623">
        <w:rPr>
          <w:iCs/>
        </w:rPr>
        <w:t xml:space="preserve">  How do </w:t>
      </w:r>
      <w:r w:rsidR="00122F31" w:rsidRPr="00FB1623">
        <w:rPr>
          <w:iCs/>
        </w:rPr>
        <w:t xml:space="preserve">students </w:t>
      </w:r>
      <w:r w:rsidR="00A15EB5" w:rsidRPr="00FB1623">
        <w:rPr>
          <w:iCs/>
        </w:rPr>
        <w:t xml:space="preserve">find an internship?  Students can use the available resources at the Career Center and contacts from networking events hosted by the CBE.  Also, a CBE Internship Newsletter </w:t>
      </w:r>
      <w:r w:rsidR="006450FF" w:rsidRPr="00FB1623">
        <w:rPr>
          <w:iCs/>
        </w:rPr>
        <w:t>is sent out monthly to all CBE j</w:t>
      </w:r>
      <w:r w:rsidR="00A15EB5" w:rsidRPr="00FB1623">
        <w:rPr>
          <w:iCs/>
        </w:rPr>
        <w:t xml:space="preserve">uniors’ </w:t>
      </w:r>
      <w:r w:rsidR="00122F31" w:rsidRPr="00FB1623">
        <w:rPr>
          <w:iCs/>
        </w:rPr>
        <w:t xml:space="preserve">and </w:t>
      </w:r>
      <w:r w:rsidR="006450FF" w:rsidRPr="00FB1623">
        <w:rPr>
          <w:iCs/>
        </w:rPr>
        <w:t>seniors</w:t>
      </w:r>
      <w:r w:rsidR="00122F31" w:rsidRPr="00FB1623">
        <w:rPr>
          <w:iCs/>
        </w:rPr>
        <w:t xml:space="preserve">’ </w:t>
      </w:r>
      <w:r w:rsidR="00A15EB5" w:rsidRPr="00FB1623">
        <w:rPr>
          <w:iCs/>
        </w:rPr>
        <w:t>email account</w:t>
      </w:r>
      <w:r w:rsidR="006450FF" w:rsidRPr="00FB1623">
        <w:rPr>
          <w:iCs/>
        </w:rPr>
        <w:t>s</w:t>
      </w:r>
      <w:r w:rsidR="00A15EB5" w:rsidRPr="00FB1623">
        <w:rPr>
          <w:iCs/>
        </w:rPr>
        <w:t xml:space="preserve"> from </w:t>
      </w:r>
      <w:r w:rsidR="001D4658" w:rsidRPr="00FB1623">
        <w:rPr>
          <w:iCs/>
        </w:rPr>
        <w:t>our Director of Professional Experience</w:t>
      </w:r>
      <w:r w:rsidR="00A15EB5" w:rsidRPr="00FB1623">
        <w:rPr>
          <w:iCs/>
        </w:rPr>
        <w:t xml:space="preserve"> for CBE.  Students can also </w:t>
      </w:r>
      <w:r w:rsidR="00391C8B" w:rsidRPr="00FB1623">
        <w:rPr>
          <w:iCs/>
        </w:rPr>
        <w:t>use their own resources to acquire an internship.</w:t>
      </w:r>
      <w:r w:rsidR="00122F31" w:rsidRPr="00FB1623">
        <w:rPr>
          <w:iCs/>
        </w:rPr>
        <w:t xml:space="preserve"> If you know someone </w:t>
      </w:r>
      <w:r w:rsidR="008C6962" w:rsidRPr="00FB1623">
        <w:rPr>
          <w:iCs/>
        </w:rPr>
        <w:t xml:space="preserve">who </w:t>
      </w:r>
      <w:r w:rsidR="00122F31" w:rsidRPr="00FB1623">
        <w:rPr>
          <w:iCs/>
        </w:rPr>
        <w:t xml:space="preserve">is looking for an intern, </w:t>
      </w:r>
      <w:r w:rsidR="008C6962" w:rsidRPr="00FB1623">
        <w:rPr>
          <w:iCs/>
        </w:rPr>
        <w:t>direct them to</w:t>
      </w:r>
      <w:r w:rsidR="00122F31" w:rsidRPr="00FB1623">
        <w:rPr>
          <w:iCs/>
        </w:rPr>
        <w:t xml:space="preserve"> the Dire</w:t>
      </w:r>
      <w:r w:rsidR="00BB0D0F" w:rsidRPr="00FB1623">
        <w:rPr>
          <w:iCs/>
        </w:rPr>
        <w:t xml:space="preserve">ctor of Professional Experience.  </w:t>
      </w:r>
      <w:r w:rsidR="009C24B5">
        <w:rPr>
          <w:iCs/>
        </w:rPr>
        <w:t xml:space="preserve">They </w:t>
      </w:r>
      <w:r w:rsidR="00122F31" w:rsidRPr="00FB1623">
        <w:rPr>
          <w:iCs/>
        </w:rPr>
        <w:t>will be able to assist your contact in filling the position.</w:t>
      </w:r>
      <w:r w:rsidR="00A15EB5" w:rsidRPr="00FB1623">
        <w:rPr>
          <w:iCs/>
        </w:rPr>
        <w:t xml:space="preserve"> </w:t>
      </w:r>
    </w:p>
    <w:p w:rsidR="00A16B89" w:rsidRPr="00FB1623" w:rsidRDefault="00A16B89" w:rsidP="009E547F">
      <w:pPr>
        <w:numPr>
          <w:ilvl w:val="0"/>
          <w:numId w:val="7"/>
        </w:numPr>
        <w:autoSpaceDE w:val="0"/>
        <w:autoSpaceDN w:val="0"/>
        <w:adjustRightInd w:val="0"/>
        <w:spacing w:before="100" w:after="100"/>
        <w:rPr>
          <w:iCs/>
        </w:rPr>
      </w:pPr>
      <w:r w:rsidRPr="00FB1623">
        <w:rPr>
          <w:iCs/>
        </w:rPr>
        <w:t xml:space="preserve">Students who are required to take the Professional Experience course (BUSX 460) </w:t>
      </w:r>
      <w:r w:rsidR="00E223D4" w:rsidRPr="00FB1623">
        <w:rPr>
          <w:iCs/>
        </w:rPr>
        <w:t>must have an approved internship prior to registering for the course.  Students should review the requirements and procedures on the following website to insure no delay in completing the course:</w:t>
      </w:r>
    </w:p>
    <w:p w:rsidR="00DB1171" w:rsidRPr="00FB1623" w:rsidRDefault="00B0536E" w:rsidP="00750185">
      <w:pPr>
        <w:numPr>
          <w:ilvl w:val="1"/>
          <w:numId w:val="7"/>
        </w:numPr>
        <w:autoSpaceDE w:val="0"/>
        <w:autoSpaceDN w:val="0"/>
        <w:adjustRightInd w:val="0"/>
        <w:spacing w:before="100" w:after="100"/>
      </w:pPr>
      <w:hyperlink r:id="rId21" w:history="1">
        <w:r w:rsidR="00DB1171" w:rsidRPr="00FB1623">
          <w:rPr>
            <w:rStyle w:val="Hyperlink"/>
            <w:iCs/>
          </w:rPr>
          <w:t>http://www.towson.edu/cbe/intern_career/</w:t>
        </w:r>
      </w:hyperlink>
    </w:p>
    <w:p w:rsidR="00DD6758" w:rsidRPr="00FB1623" w:rsidRDefault="00DD6758" w:rsidP="002C0C49">
      <w:pPr>
        <w:pStyle w:val="Heading2"/>
        <w:rPr>
          <w:rFonts w:ascii="Times New Roman" w:hAnsi="Times New Roman" w:cs="Times New Roman"/>
          <w:sz w:val="24"/>
          <w:szCs w:val="24"/>
        </w:rPr>
      </w:pPr>
      <w:bookmarkStart w:id="6" w:name="_Toc272398339"/>
      <w:r w:rsidRPr="00FB1623">
        <w:rPr>
          <w:rFonts w:ascii="Times New Roman" w:hAnsi="Times New Roman" w:cs="Times New Roman"/>
          <w:sz w:val="24"/>
          <w:szCs w:val="24"/>
        </w:rPr>
        <w:lastRenderedPageBreak/>
        <w:t>SENIOR YEAR</w:t>
      </w:r>
      <w:bookmarkEnd w:id="6"/>
    </w:p>
    <w:p w:rsidR="00727416" w:rsidRPr="00FB1623" w:rsidRDefault="00727416" w:rsidP="00DD6758">
      <w:pPr>
        <w:autoSpaceDE w:val="0"/>
        <w:autoSpaceDN w:val="0"/>
        <w:adjustRightInd w:val="0"/>
        <w:jc w:val="center"/>
        <w:rPr>
          <w:b/>
          <w:bCs/>
        </w:rPr>
      </w:pPr>
    </w:p>
    <w:p w:rsidR="004B6F0A" w:rsidRPr="00FB1623" w:rsidRDefault="004B6F0A" w:rsidP="00727416">
      <w:pPr>
        <w:autoSpaceDE w:val="0"/>
        <w:autoSpaceDN w:val="0"/>
        <w:adjustRightInd w:val="0"/>
        <w:spacing w:before="100" w:after="100"/>
        <w:rPr>
          <w:b/>
          <w:bCs/>
        </w:rPr>
      </w:pPr>
      <w:r w:rsidRPr="00FB1623">
        <w:rPr>
          <w:b/>
          <w:bCs/>
        </w:rPr>
        <w:t>ADVISING OBJECTIVE:</w:t>
      </w:r>
    </w:p>
    <w:p w:rsidR="004B6F0A" w:rsidRPr="00FB1623" w:rsidRDefault="00D503BC" w:rsidP="009E547F">
      <w:pPr>
        <w:numPr>
          <w:ilvl w:val="0"/>
          <w:numId w:val="9"/>
        </w:numPr>
        <w:autoSpaceDE w:val="0"/>
        <w:autoSpaceDN w:val="0"/>
        <w:adjustRightInd w:val="0"/>
        <w:spacing w:before="100" w:after="100"/>
        <w:rPr>
          <w:b/>
          <w:bCs/>
        </w:rPr>
      </w:pPr>
      <w:r w:rsidRPr="00FB1623">
        <w:rPr>
          <w:bCs/>
        </w:rPr>
        <w:t>Before register</w:t>
      </w:r>
      <w:r w:rsidR="00DB1171" w:rsidRPr="00FB1623">
        <w:rPr>
          <w:bCs/>
        </w:rPr>
        <w:t>ing</w:t>
      </w:r>
      <w:r w:rsidRPr="00FB1623">
        <w:rPr>
          <w:bCs/>
        </w:rPr>
        <w:t xml:space="preserve"> for </w:t>
      </w:r>
      <w:r w:rsidR="00122F31" w:rsidRPr="00FB1623">
        <w:rPr>
          <w:bCs/>
        </w:rPr>
        <w:t xml:space="preserve">the </w:t>
      </w:r>
      <w:r w:rsidRPr="00FB1623">
        <w:rPr>
          <w:bCs/>
        </w:rPr>
        <w:t xml:space="preserve">final semester, </w:t>
      </w:r>
      <w:r w:rsidR="00122F31" w:rsidRPr="00FB1623">
        <w:rPr>
          <w:bCs/>
        </w:rPr>
        <w:t>students</w:t>
      </w:r>
      <w:r w:rsidRPr="00FB1623">
        <w:rPr>
          <w:bCs/>
        </w:rPr>
        <w:t xml:space="preserve"> should meet with you</w:t>
      </w:r>
      <w:r w:rsidR="00122F31" w:rsidRPr="00FB1623">
        <w:rPr>
          <w:bCs/>
        </w:rPr>
        <w:t xml:space="preserve"> </w:t>
      </w:r>
      <w:r w:rsidRPr="00FB1623">
        <w:rPr>
          <w:bCs/>
        </w:rPr>
        <w:t>to review all graduation requirements.</w:t>
      </w:r>
      <w:r w:rsidR="00D230E6" w:rsidRPr="00FB1623">
        <w:rPr>
          <w:bCs/>
        </w:rPr>
        <w:t xml:space="preserve"> Continue monitoring </w:t>
      </w:r>
      <w:r w:rsidR="00122F31" w:rsidRPr="00FB1623">
        <w:rPr>
          <w:bCs/>
        </w:rPr>
        <w:t xml:space="preserve">the </w:t>
      </w:r>
      <w:r w:rsidR="00D230E6" w:rsidRPr="00FB1623">
        <w:rPr>
          <w:bCs/>
        </w:rPr>
        <w:t xml:space="preserve">courses on the Degree Progress Report online.  </w:t>
      </w:r>
    </w:p>
    <w:p w:rsidR="00BB0D0F" w:rsidRPr="00FB1623" w:rsidRDefault="00A92682" w:rsidP="00BB0D0F">
      <w:pPr>
        <w:numPr>
          <w:ilvl w:val="0"/>
          <w:numId w:val="8"/>
        </w:numPr>
        <w:autoSpaceDE w:val="0"/>
        <w:autoSpaceDN w:val="0"/>
        <w:adjustRightInd w:val="0"/>
        <w:spacing w:before="100" w:after="100"/>
      </w:pPr>
      <w:r w:rsidRPr="00FB1623">
        <w:rPr>
          <w:bCs/>
        </w:rPr>
        <w:t>Remind student</w:t>
      </w:r>
      <w:r w:rsidR="00BB0D0F" w:rsidRPr="00FB1623">
        <w:rPr>
          <w:bCs/>
        </w:rPr>
        <w:t>s</w:t>
      </w:r>
      <w:r w:rsidRPr="00FB1623">
        <w:rPr>
          <w:bCs/>
        </w:rPr>
        <w:t xml:space="preserve"> to </w:t>
      </w:r>
      <w:r w:rsidR="00BB0D0F" w:rsidRPr="00FB1623">
        <w:rPr>
          <w:b/>
          <w:bCs/>
        </w:rPr>
        <w:t>APPLY FOR GRADUATION!</w:t>
      </w:r>
      <w:r w:rsidR="00BB0D0F" w:rsidRPr="00FB1623">
        <w:rPr>
          <w:bCs/>
        </w:rPr>
        <w:t xml:space="preserve">  This can be done by going to Towson Online Services.</w:t>
      </w:r>
      <w:r w:rsidR="00BB0D0F" w:rsidRPr="00FB1623">
        <w:rPr>
          <w:rStyle w:val="Emphasis"/>
        </w:rPr>
        <w:t xml:space="preserve"> </w:t>
      </w:r>
      <w:r w:rsidR="00BB0D0F" w:rsidRPr="00FB1623">
        <w:rPr>
          <w:rStyle w:val="Emphasis"/>
          <w:i w:val="0"/>
        </w:rPr>
        <w:t>Click on</w:t>
      </w:r>
      <w:r w:rsidR="00BB0D0F" w:rsidRPr="00FB1623">
        <w:rPr>
          <w:rStyle w:val="Emphasis"/>
        </w:rPr>
        <w:t xml:space="preserve"> Self Service, Student Center, </w:t>
      </w:r>
      <w:r w:rsidR="00BB0D0F" w:rsidRPr="00FB1623">
        <w:rPr>
          <w:rStyle w:val="Emphasis"/>
          <w:i w:val="0"/>
        </w:rPr>
        <w:t>under the heading</w:t>
      </w:r>
      <w:r w:rsidR="00BB0D0F" w:rsidRPr="00FB1623">
        <w:rPr>
          <w:rStyle w:val="Emphasis"/>
        </w:rPr>
        <w:t xml:space="preserve"> Academics, </w:t>
      </w:r>
      <w:r w:rsidR="00BB0D0F" w:rsidRPr="00FB1623">
        <w:rPr>
          <w:rStyle w:val="Emphasis"/>
          <w:i w:val="0"/>
        </w:rPr>
        <w:t>click on the drop down and select</w:t>
      </w:r>
      <w:r w:rsidR="00BB0D0F" w:rsidRPr="00FB1623">
        <w:rPr>
          <w:rStyle w:val="Emphasis"/>
        </w:rPr>
        <w:t xml:space="preserve"> Apply for Graduation </w:t>
      </w:r>
      <w:r w:rsidR="00BB0D0F" w:rsidRPr="00FB1623">
        <w:rPr>
          <w:rStyle w:val="Emphasis"/>
          <w:i w:val="0"/>
        </w:rPr>
        <w:t>and click the arrow</w:t>
      </w:r>
      <w:r w:rsidR="00BB0D0F" w:rsidRPr="00FB1623">
        <w:rPr>
          <w:rStyle w:val="Emphasis"/>
        </w:rPr>
        <w:t xml:space="preserve"> (go).</w:t>
      </w:r>
      <w:r w:rsidR="00BB0D0F" w:rsidRPr="00FB1623">
        <w:rPr>
          <w:bCs/>
        </w:rPr>
        <w:t xml:space="preserve"> It’s that simple!  The deadlines to apply for graduation are:</w:t>
      </w:r>
    </w:p>
    <w:p w:rsidR="00BB0D0F" w:rsidRPr="00FB1623" w:rsidRDefault="00BB0D0F" w:rsidP="00BB0D0F">
      <w:pPr>
        <w:pStyle w:val="ListParagraph"/>
        <w:numPr>
          <w:ilvl w:val="1"/>
          <w:numId w:val="8"/>
        </w:numPr>
        <w:spacing w:before="100" w:beforeAutospacing="1"/>
        <w:rPr>
          <w:rFonts w:ascii="Times New Roman" w:hAnsi="Times New Roman"/>
          <w:sz w:val="24"/>
          <w:szCs w:val="24"/>
        </w:rPr>
      </w:pPr>
      <w:r w:rsidRPr="00FB1623">
        <w:rPr>
          <w:rFonts w:ascii="Times New Roman" w:hAnsi="Times New Roman"/>
          <w:sz w:val="24"/>
          <w:szCs w:val="24"/>
        </w:rPr>
        <w:t>Spring - January 10 (online application deadline)</w:t>
      </w:r>
    </w:p>
    <w:p w:rsidR="00BB0D0F" w:rsidRPr="00FB1623" w:rsidRDefault="00BB0D0F" w:rsidP="00BB0D0F">
      <w:pPr>
        <w:pStyle w:val="ListParagraph"/>
        <w:numPr>
          <w:ilvl w:val="1"/>
          <w:numId w:val="8"/>
        </w:numPr>
        <w:rPr>
          <w:rFonts w:ascii="Times New Roman" w:hAnsi="Times New Roman"/>
          <w:sz w:val="24"/>
          <w:szCs w:val="24"/>
        </w:rPr>
      </w:pPr>
      <w:r w:rsidRPr="00FB1623">
        <w:rPr>
          <w:rFonts w:ascii="Times New Roman" w:hAnsi="Times New Roman"/>
          <w:sz w:val="24"/>
          <w:szCs w:val="24"/>
        </w:rPr>
        <w:t xml:space="preserve">Summer - July 10 (online application deadline) </w:t>
      </w:r>
    </w:p>
    <w:p w:rsidR="00BB0D0F" w:rsidRPr="00FB1623" w:rsidRDefault="00BB0D0F" w:rsidP="00BB0D0F">
      <w:pPr>
        <w:pStyle w:val="ListParagraph"/>
        <w:numPr>
          <w:ilvl w:val="1"/>
          <w:numId w:val="8"/>
        </w:numPr>
        <w:spacing w:after="100" w:afterAutospacing="1"/>
        <w:rPr>
          <w:rFonts w:ascii="Times New Roman" w:hAnsi="Times New Roman"/>
          <w:sz w:val="24"/>
          <w:szCs w:val="24"/>
        </w:rPr>
      </w:pPr>
      <w:r w:rsidRPr="00FB1623">
        <w:rPr>
          <w:rFonts w:ascii="Times New Roman" w:hAnsi="Times New Roman"/>
          <w:sz w:val="24"/>
          <w:szCs w:val="24"/>
        </w:rPr>
        <w:t>Fall - August 21 (online application deadline)</w:t>
      </w:r>
    </w:p>
    <w:p w:rsidR="004B6F0A" w:rsidRPr="00FB1623" w:rsidRDefault="004B6F0A" w:rsidP="00727416">
      <w:pPr>
        <w:autoSpaceDE w:val="0"/>
        <w:autoSpaceDN w:val="0"/>
        <w:adjustRightInd w:val="0"/>
        <w:spacing w:before="100" w:after="100"/>
        <w:rPr>
          <w:b/>
          <w:bCs/>
        </w:rPr>
      </w:pPr>
      <w:r w:rsidRPr="00FB1623">
        <w:rPr>
          <w:b/>
          <w:bCs/>
        </w:rPr>
        <w:t>SCHEDULING OBJECTIVE:</w:t>
      </w:r>
    </w:p>
    <w:p w:rsidR="008E77C5" w:rsidRPr="00750185" w:rsidRDefault="008E77C5" w:rsidP="00750185">
      <w:pPr>
        <w:numPr>
          <w:ilvl w:val="0"/>
          <w:numId w:val="9"/>
        </w:numPr>
        <w:autoSpaceDE w:val="0"/>
        <w:autoSpaceDN w:val="0"/>
        <w:adjustRightInd w:val="0"/>
        <w:spacing w:before="100" w:after="100"/>
        <w:rPr>
          <w:b/>
          <w:bCs/>
        </w:rPr>
      </w:pPr>
      <w:r w:rsidRPr="00FB1623">
        <w:rPr>
          <w:bCs/>
        </w:rPr>
        <w:t xml:space="preserve">It is very important to register on time.  If </w:t>
      </w:r>
      <w:r w:rsidR="00122F31" w:rsidRPr="00FB1623">
        <w:rPr>
          <w:bCs/>
        </w:rPr>
        <w:t>students</w:t>
      </w:r>
      <w:r w:rsidRPr="00FB1623">
        <w:rPr>
          <w:bCs/>
        </w:rPr>
        <w:t xml:space="preserve"> delay </w:t>
      </w:r>
      <w:r w:rsidR="00A65351" w:rsidRPr="00FB1623">
        <w:rPr>
          <w:bCs/>
        </w:rPr>
        <w:t>past their registration date,</w:t>
      </w:r>
      <w:r w:rsidRPr="00FB1623">
        <w:rPr>
          <w:bCs/>
        </w:rPr>
        <w:t xml:space="preserve"> the final courses </w:t>
      </w:r>
      <w:r w:rsidR="00122F31" w:rsidRPr="00FB1623">
        <w:rPr>
          <w:bCs/>
        </w:rPr>
        <w:t>they</w:t>
      </w:r>
      <w:r w:rsidRPr="00FB1623">
        <w:rPr>
          <w:bCs/>
        </w:rPr>
        <w:t xml:space="preserve"> need </w:t>
      </w:r>
      <w:r w:rsidR="006450FF" w:rsidRPr="00FB1623">
        <w:rPr>
          <w:bCs/>
        </w:rPr>
        <w:t>may</w:t>
      </w:r>
      <w:r w:rsidR="00BB0D0F" w:rsidRPr="00FB1623">
        <w:rPr>
          <w:bCs/>
        </w:rPr>
        <w:t xml:space="preserve"> be full</w:t>
      </w:r>
      <w:r w:rsidRPr="00FB1623">
        <w:rPr>
          <w:bCs/>
        </w:rPr>
        <w:t>.</w:t>
      </w:r>
      <w:r w:rsidR="00750185">
        <w:rPr>
          <w:b/>
          <w:bCs/>
        </w:rPr>
        <w:br/>
      </w:r>
    </w:p>
    <w:p w:rsidR="00DD6758" w:rsidRPr="00FB1623" w:rsidRDefault="00DD6758" w:rsidP="00727416">
      <w:pPr>
        <w:autoSpaceDE w:val="0"/>
        <w:autoSpaceDN w:val="0"/>
        <w:adjustRightInd w:val="0"/>
        <w:spacing w:before="100" w:after="100"/>
        <w:rPr>
          <w:b/>
        </w:rPr>
      </w:pPr>
      <w:r w:rsidRPr="00FB1623">
        <w:rPr>
          <w:b/>
          <w:bCs/>
        </w:rPr>
        <w:t>IMPORTANT NOTES:</w:t>
      </w:r>
    </w:p>
    <w:p w:rsidR="00DD6758" w:rsidRPr="00FB1623" w:rsidRDefault="004B6F0A" w:rsidP="009E547F">
      <w:pPr>
        <w:numPr>
          <w:ilvl w:val="0"/>
          <w:numId w:val="8"/>
        </w:numPr>
        <w:autoSpaceDE w:val="0"/>
        <w:autoSpaceDN w:val="0"/>
        <w:adjustRightInd w:val="0"/>
        <w:spacing w:before="100" w:after="100"/>
      </w:pPr>
      <w:r w:rsidRPr="00FB1623">
        <w:rPr>
          <w:bCs/>
        </w:rPr>
        <w:t>M</w:t>
      </w:r>
      <w:r w:rsidR="00DD6758" w:rsidRPr="00FB1623">
        <w:rPr>
          <w:bCs/>
        </w:rPr>
        <w:t xml:space="preserve">ake sure a </w:t>
      </w:r>
      <w:r w:rsidR="003F1F0D" w:rsidRPr="00FB1623">
        <w:rPr>
          <w:bCs/>
        </w:rPr>
        <w:t>“</w:t>
      </w:r>
      <w:r w:rsidR="00DD6758" w:rsidRPr="00FB1623">
        <w:rPr>
          <w:bCs/>
        </w:rPr>
        <w:t>C</w:t>
      </w:r>
      <w:r w:rsidR="003F1F0D" w:rsidRPr="00FB1623">
        <w:rPr>
          <w:bCs/>
        </w:rPr>
        <w:t>”</w:t>
      </w:r>
      <w:r w:rsidR="00DD6758" w:rsidRPr="00FB1623">
        <w:rPr>
          <w:bCs/>
        </w:rPr>
        <w:t xml:space="preserve"> or better in </w:t>
      </w:r>
      <w:r w:rsidR="00D230E6" w:rsidRPr="00FB1623">
        <w:rPr>
          <w:bCs/>
        </w:rPr>
        <w:t>CBE</w:t>
      </w:r>
      <w:r w:rsidR="00DD6758" w:rsidRPr="00FB1623">
        <w:rPr>
          <w:bCs/>
        </w:rPr>
        <w:t xml:space="preserve"> courses</w:t>
      </w:r>
      <w:r w:rsidR="00122F31" w:rsidRPr="00FB1623">
        <w:rPr>
          <w:bCs/>
        </w:rPr>
        <w:t xml:space="preserve"> is earned</w:t>
      </w:r>
      <w:r w:rsidR="00DD6758" w:rsidRPr="00FB1623">
        <w:rPr>
          <w:bCs/>
        </w:rPr>
        <w:t>. Not passing a cour</w:t>
      </w:r>
      <w:r w:rsidR="006450FF" w:rsidRPr="00FB1623">
        <w:rPr>
          <w:bCs/>
        </w:rPr>
        <w:t>se will delay graduation</w:t>
      </w:r>
      <w:r w:rsidR="00DD6758" w:rsidRPr="00FB1623">
        <w:rPr>
          <w:bCs/>
        </w:rPr>
        <w:t>.</w:t>
      </w:r>
    </w:p>
    <w:p w:rsidR="00D503BC" w:rsidRPr="00FB1623" w:rsidRDefault="00D503BC" w:rsidP="009E547F">
      <w:pPr>
        <w:numPr>
          <w:ilvl w:val="0"/>
          <w:numId w:val="8"/>
        </w:numPr>
        <w:autoSpaceDE w:val="0"/>
        <w:autoSpaceDN w:val="0"/>
        <w:adjustRightInd w:val="0"/>
        <w:spacing w:before="100" w:after="100"/>
        <w:rPr>
          <w:bCs/>
        </w:rPr>
      </w:pPr>
      <w:r w:rsidRPr="00FB1623">
        <w:rPr>
          <w:bCs/>
        </w:rPr>
        <w:t xml:space="preserve">If </w:t>
      </w:r>
      <w:r w:rsidR="00122F31" w:rsidRPr="00FB1623">
        <w:rPr>
          <w:bCs/>
        </w:rPr>
        <w:t>the student is</w:t>
      </w:r>
      <w:r w:rsidR="001F4D31">
        <w:rPr>
          <w:bCs/>
        </w:rPr>
        <w:t xml:space="preserve"> a transfer</w:t>
      </w:r>
      <w:r w:rsidR="00122F31" w:rsidRPr="00FB1623">
        <w:rPr>
          <w:bCs/>
        </w:rPr>
        <w:t>,</w:t>
      </w:r>
      <w:r w:rsidRPr="00FB1623">
        <w:rPr>
          <w:bCs/>
        </w:rPr>
        <w:t xml:space="preserve"> make sure that all classes properly transferred and </w:t>
      </w:r>
      <w:r w:rsidR="00A65351" w:rsidRPr="00FB1623">
        <w:rPr>
          <w:bCs/>
        </w:rPr>
        <w:t xml:space="preserve">the student </w:t>
      </w:r>
      <w:r w:rsidR="006450FF" w:rsidRPr="00FB1623">
        <w:rPr>
          <w:bCs/>
        </w:rPr>
        <w:t xml:space="preserve">has </w:t>
      </w:r>
      <w:r w:rsidRPr="00FB1623">
        <w:rPr>
          <w:bCs/>
        </w:rPr>
        <w:t xml:space="preserve">all petitions together as proof </w:t>
      </w:r>
      <w:r w:rsidR="00AE32AE" w:rsidRPr="00FB1623">
        <w:rPr>
          <w:bCs/>
        </w:rPr>
        <w:t>of</w:t>
      </w:r>
      <w:r w:rsidRPr="00FB1623">
        <w:rPr>
          <w:bCs/>
        </w:rPr>
        <w:t xml:space="preserve"> co</w:t>
      </w:r>
      <w:r w:rsidR="00A65351" w:rsidRPr="00FB1623">
        <w:rPr>
          <w:bCs/>
        </w:rPr>
        <w:t>mpletion of</w:t>
      </w:r>
      <w:r w:rsidRPr="00FB1623">
        <w:rPr>
          <w:bCs/>
        </w:rPr>
        <w:t xml:space="preserve"> all c</w:t>
      </w:r>
      <w:r w:rsidR="00122F31" w:rsidRPr="00FB1623">
        <w:rPr>
          <w:bCs/>
        </w:rPr>
        <w:t>ourses</w:t>
      </w:r>
      <w:r w:rsidRPr="00FB1623">
        <w:rPr>
          <w:bCs/>
        </w:rPr>
        <w:t>.</w:t>
      </w:r>
    </w:p>
    <w:p w:rsidR="00DD6758" w:rsidRPr="00FB1623" w:rsidRDefault="00DD6758" w:rsidP="00DD6758">
      <w:pPr>
        <w:autoSpaceDE w:val="0"/>
        <w:autoSpaceDN w:val="0"/>
        <w:adjustRightInd w:val="0"/>
        <w:spacing w:before="100" w:after="100"/>
        <w:jc w:val="center"/>
      </w:pPr>
    </w:p>
    <w:p w:rsidR="00DD6758" w:rsidRPr="00FB1623" w:rsidRDefault="00DD6758" w:rsidP="00DD6758">
      <w:pPr>
        <w:autoSpaceDE w:val="0"/>
        <w:autoSpaceDN w:val="0"/>
        <w:adjustRightInd w:val="0"/>
        <w:spacing w:before="100" w:after="100"/>
        <w:rPr>
          <w:b/>
        </w:rPr>
      </w:pPr>
      <w:r w:rsidRPr="00FB1623">
        <w:rPr>
          <w:b/>
          <w:bCs/>
        </w:rPr>
        <w:t>GRADUATION CHECK REQUIREMENTS REMINDER:</w:t>
      </w:r>
    </w:p>
    <w:p w:rsidR="00DD6758" w:rsidRPr="00FB1623" w:rsidRDefault="00DD6758" w:rsidP="009E547F">
      <w:pPr>
        <w:numPr>
          <w:ilvl w:val="0"/>
          <w:numId w:val="12"/>
        </w:numPr>
        <w:autoSpaceDE w:val="0"/>
        <w:autoSpaceDN w:val="0"/>
        <w:adjustRightInd w:val="0"/>
        <w:spacing w:before="100" w:after="100"/>
      </w:pPr>
      <w:r w:rsidRPr="00FB1623">
        <w:rPr>
          <w:bCs/>
        </w:rPr>
        <w:t xml:space="preserve">120 </w:t>
      </w:r>
      <w:r w:rsidR="008E77C5" w:rsidRPr="00FB1623">
        <w:rPr>
          <w:bCs/>
        </w:rPr>
        <w:t>total c</w:t>
      </w:r>
      <w:r w:rsidRPr="00FB1623">
        <w:rPr>
          <w:bCs/>
        </w:rPr>
        <w:t>redits completed</w:t>
      </w:r>
    </w:p>
    <w:p w:rsidR="00DD6758" w:rsidRPr="00FB1623" w:rsidRDefault="00DD6758" w:rsidP="009E547F">
      <w:pPr>
        <w:numPr>
          <w:ilvl w:val="0"/>
          <w:numId w:val="12"/>
        </w:numPr>
        <w:autoSpaceDE w:val="0"/>
        <w:autoSpaceDN w:val="0"/>
        <w:adjustRightInd w:val="0"/>
        <w:spacing w:before="100" w:after="100"/>
      </w:pPr>
      <w:r w:rsidRPr="00FB1623">
        <w:t>Completed</w:t>
      </w:r>
      <w:r w:rsidRPr="00FB1623">
        <w:rPr>
          <w:bCs/>
        </w:rPr>
        <w:t xml:space="preserve"> all Gen</w:t>
      </w:r>
      <w:r w:rsidR="004A1C5F" w:rsidRPr="00FB1623">
        <w:rPr>
          <w:bCs/>
        </w:rPr>
        <w:t xml:space="preserve"> </w:t>
      </w:r>
      <w:r w:rsidR="008E77C5" w:rsidRPr="00FB1623">
        <w:rPr>
          <w:bCs/>
        </w:rPr>
        <w:t>Ed categories</w:t>
      </w:r>
      <w:r w:rsidRPr="00FB1623">
        <w:rPr>
          <w:bCs/>
        </w:rPr>
        <w:t xml:space="preserve"> in </w:t>
      </w:r>
      <w:r w:rsidR="00DB1171" w:rsidRPr="00FB1623">
        <w:rPr>
          <w:bCs/>
        </w:rPr>
        <w:t>the</w:t>
      </w:r>
      <w:r w:rsidRPr="00FB1623">
        <w:rPr>
          <w:bCs/>
        </w:rPr>
        <w:t xml:space="preserve"> catalog year</w:t>
      </w:r>
    </w:p>
    <w:p w:rsidR="00DD6758" w:rsidRPr="00FB1623" w:rsidRDefault="004B6F0A" w:rsidP="009E547F">
      <w:pPr>
        <w:numPr>
          <w:ilvl w:val="0"/>
          <w:numId w:val="12"/>
        </w:numPr>
        <w:autoSpaceDE w:val="0"/>
        <w:autoSpaceDN w:val="0"/>
        <w:adjustRightInd w:val="0"/>
        <w:spacing w:before="100" w:after="100"/>
      </w:pPr>
      <w:r w:rsidRPr="00FB1623">
        <w:rPr>
          <w:bCs/>
        </w:rPr>
        <w:t>C</w:t>
      </w:r>
      <w:r w:rsidR="00DD6758" w:rsidRPr="00FB1623">
        <w:rPr>
          <w:bCs/>
        </w:rPr>
        <w:t>ompleted all lower-level and upper</w:t>
      </w:r>
      <w:r w:rsidR="00D503BC" w:rsidRPr="00FB1623">
        <w:rPr>
          <w:bCs/>
        </w:rPr>
        <w:t>-</w:t>
      </w:r>
      <w:r w:rsidR="00DD6758" w:rsidRPr="00FB1623">
        <w:rPr>
          <w:bCs/>
        </w:rPr>
        <w:t xml:space="preserve">level courses in </w:t>
      </w:r>
      <w:r w:rsidR="00643417" w:rsidRPr="00FB1623">
        <w:rPr>
          <w:bCs/>
        </w:rPr>
        <w:t>the</w:t>
      </w:r>
      <w:r w:rsidR="00DD6758" w:rsidRPr="00FB1623">
        <w:rPr>
          <w:bCs/>
        </w:rPr>
        <w:t xml:space="preserve"> catalog year </w:t>
      </w:r>
    </w:p>
    <w:p w:rsidR="00DD6758" w:rsidRPr="00FB1623" w:rsidRDefault="00DD6758" w:rsidP="009E547F">
      <w:pPr>
        <w:numPr>
          <w:ilvl w:val="0"/>
          <w:numId w:val="12"/>
        </w:numPr>
        <w:autoSpaceDE w:val="0"/>
        <w:autoSpaceDN w:val="0"/>
        <w:adjustRightInd w:val="0"/>
        <w:spacing w:before="100" w:after="100"/>
      </w:pPr>
      <w:r w:rsidRPr="00FB1623">
        <w:rPr>
          <w:bCs/>
        </w:rPr>
        <w:t xml:space="preserve">Completed all concentration courses in </w:t>
      </w:r>
      <w:r w:rsidR="00643417" w:rsidRPr="00FB1623">
        <w:rPr>
          <w:bCs/>
        </w:rPr>
        <w:t>the</w:t>
      </w:r>
      <w:r w:rsidRPr="00FB1623">
        <w:rPr>
          <w:bCs/>
        </w:rPr>
        <w:t xml:space="preserve"> catalog year</w:t>
      </w:r>
    </w:p>
    <w:p w:rsidR="00DD6758" w:rsidRPr="00FB1623" w:rsidRDefault="001D4658" w:rsidP="009E547F">
      <w:pPr>
        <w:numPr>
          <w:ilvl w:val="0"/>
          <w:numId w:val="12"/>
        </w:numPr>
        <w:autoSpaceDE w:val="0"/>
        <w:autoSpaceDN w:val="0"/>
        <w:adjustRightInd w:val="0"/>
        <w:spacing w:before="100" w:after="100"/>
        <w:rPr>
          <w:bCs/>
        </w:rPr>
      </w:pPr>
      <w:r w:rsidRPr="00FB1623">
        <w:rPr>
          <w:bCs/>
        </w:rPr>
        <w:t>Apply</w:t>
      </w:r>
      <w:r w:rsidR="00DD6758" w:rsidRPr="00FB1623">
        <w:rPr>
          <w:bCs/>
        </w:rPr>
        <w:t xml:space="preserve"> for graduation on time</w:t>
      </w:r>
    </w:p>
    <w:p w:rsidR="00DD6758" w:rsidRPr="00FB1623" w:rsidRDefault="00DD6758" w:rsidP="009E547F">
      <w:pPr>
        <w:numPr>
          <w:ilvl w:val="0"/>
          <w:numId w:val="12"/>
        </w:numPr>
        <w:autoSpaceDE w:val="0"/>
        <w:autoSpaceDN w:val="0"/>
        <w:adjustRightInd w:val="0"/>
        <w:spacing w:before="100" w:after="100"/>
        <w:rPr>
          <w:bCs/>
        </w:rPr>
      </w:pPr>
      <w:r w:rsidRPr="00FB1623">
        <w:t>2.0 QPA</w:t>
      </w:r>
    </w:p>
    <w:p w:rsidR="00DD6758" w:rsidRPr="00FB1623" w:rsidRDefault="00DD6758" w:rsidP="00DD6758">
      <w:pPr>
        <w:autoSpaceDE w:val="0"/>
        <w:autoSpaceDN w:val="0"/>
        <w:adjustRightInd w:val="0"/>
        <w:spacing w:before="100" w:after="100"/>
      </w:pPr>
    </w:p>
    <w:p w:rsidR="00DD6758" w:rsidRPr="00FB1623" w:rsidRDefault="00780DEC" w:rsidP="008E77C5">
      <w:pPr>
        <w:autoSpaceDE w:val="0"/>
        <w:autoSpaceDN w:val="0"/>
        <w:adjustRightInd w:val="0"/>
        <w:spacing w:before="100" w:after="100"/>
        <w:rPr>
          <w:b/>
        </w:rPr>
      </w:pPr>
      <w:r w:rsidRPr="00FB1623">
        <w:rPr>
          <w:bCs/>
        </w:rPr>
        <w:t>After apply</w:t>
      </w:r>
      <w:r w:rsidR="00122F31" w:rsidRPr="00FB1623">
        <w:rPr>
          <w:bCs/>
        </w:rPr>
        <w:t>ing</w:t>
      </w:r>
      <w:r w:rsidRPr="00FB1623">
        <w:rPr>
          <w:bCs/>
        </w:rPr>
        <w:t xml:space="preserve"> for graduation</w:t>
      </w:r>
      <w:r w:rsidR="00DD6758" w:rsidRPr="00FB1623">
        <w:rPr>
          <w:bCs/>
        </w:rPr>
        <w:t xml:space="preserve">, </w:t>
      </w:r>
      <w:r w:rsidR="00122F31" w:rsidRPr="00FB1623">
        <w:rPr>
          <w:bCs/>
        </w:rPr>
        <w:t xml:space="preserve">the student </w:t>
      </w:r>
      <w:r w:rsidR="00DD6758" w:rsidRPr="00FB1623">
        <w:rPr>
          <w:bCs/>
        </w:rPr>
        <w:t xml:space="preserve">will </w:t>
      </w:r>
      <w:r w:rsidRPr="00FB1623">
        <w:rPr>
          <w:bCs/>
        </w:rPr>
        <w:t>be sent</w:t>
      </w:r>
      <w:r w:rsidR="00DD6758" w:rsidRPr="00FB1623">
        <w:rPr>
          <w:bCs/>
        </w:rPr>
        <w:t xml:space="preserve"> a</w:t>
      </w:r>
      <w:r w:rsidR="008E77C5" w:rsidRPr="00FB1623">
        <w:rPr>
          <w:bCs/>
        </w:rPr>
        <w:t>n</w:t>
      </w:r>
      <w:r w:rsidR="00DD6758" w:rsidRPr="00FB1623">
        <w:rPr>
          <w:bCs/>
        </w:rPr>
        <w:t xml:space="preserve"> information</w:t>
      </w:r>
      <w:r w:rsidR="008E77C5" w:rsidRPr="00FB1623">
        <w:rPr>
          <w:bCs/>
        </w:rPr>
        <w:t xml:space="preserve"> packet about graduation procedures</w:t>
      </w:r>
      <w:r w:rsidR="00DD6758" w:rsidRPr="00FB1623">
        <w:rPr>
          <w:bCs/>
        </w:rPr>
        <w:t xml:space="preserve">, including </w:t>
      </w:r>
      <w:r w:rsidR="008E77C5" w:rsidRPr="00FB1623">
        <w:rPr>
          <w:bCs/>
        </w:rPr>
        <w:t xml:space="preserve">how to order </w:t>
      </w:r>
      <w:r w:rsidR="00122F31" w:rsidRPr="00FB1623">
        <w:rPr>
          <w:bCs/>
        </w:rPr>
        <w:t>the</w:t>
      </w:r>
      <w:r w:rsidR="00DD6758" w:rsidRPr="00FB1623">
        <w:rPr>
          <w:bCs/>
        </w:rPr>
        <w:t xml:space="preserve"> c</w:t>
      </w:r>
      <w:r w:rsidR="008E77C5" w:rsidRPr="00FB1623">
        <w:rPr>
          <w:bCs/>
        </w:rPr>
        <w:t xml:space="preserve">ap and gown, </w:t>
      </w:r>
      <w:r w:rsidRPr="00FB1623">
        <w:rPr>
          <w:bCs/>
        </w:rPr>
        <w:t xml:space="preserve">to </w:t>
      </w:r>
      <w:r w:rsidR="00122F31" w:rsidRPr="00FB1623">
        <w:rPr>
          <w:bCs/>
        </w:rPr>
        <w:t>the</w:t>
      </w:r>
      <w:r w:rsidRPr="00FB1623">
        <w:rPr>
          <w:bCs/>
        </w:rPr>
        <w:t xml:space="preserve"> local address</w:t>
      </w:r>
      <w:r w:rsidR="00122F31" w:rsidRPr="00FB1623">
        <w:rPr>
          <w:bCs/>
        </w:rPr>
        <w:t xml:space="preserve"> listed on PeopleSoft</w:t>
      </w:r>
      <w:r w:rsidRPr="00FB1623">
        <w:rPr>
          <w:bCs/>
        </w:rPr>
        <w:t>.</w:t>
      </w:r>
      <w:r w:rsidR="00DD6758" w:rsidRPr="00FB1623">
        <w:rPr>
          <w:bCs/>
        </w:rPr>
        <w:t xml:space="preserve"> </w:t>
      </w:r>
      <w:r w:rsidR="00122F31" w:rsidRPr="00FB1623">
        <w:rPr>
          <w:bCs/>
        </w:rPr>
        <w:t xml:space="preserve">Students </w:t>
      </w:r>
      <w:r w:rsidR="00DD6758" w:rsidRPr="00FB1623">
        <w:rPr>
          <w:bCs/>
        </w:rPr>
        <w:t xml:space="preserve">will receive </w:t>
      </w:r>
      <w:r w:rsidR="00122F31" w:rsidRPr="00FB1623">
        <w:rPr>
          <w:bCs/>
        </w:rPr>
        <w:t>their</w:t>
      </w:r>
      <w:r w:rsidR="00DD6758" w:rsidRPr="00FB1623">
        <w:rPr>
          <w:bCs/>
        </w:rPr>
        <w:t xml:space="preserve"> diploma after graduation, which will be </w:t>
      </w:r>
      <w:r w:rsidR="008E77C5" w:rsidRPr="00FB1623">
        <w:rPr>
          <w:bCs/>
        </w:rPr>
        <w:t>mailed</w:t>
      </w:r>
      <w:r w:rsidR="00DD6758" w:rsidRPr="00FB1623">
        <w:rPr>
          <w:bCs/>
        </w:rPr>
        <w:t xml:space="preserve"> to </w:t>
      </w:r>
      <w:r w:rsidR="00122F31" w:rsidRPr="00FB1623">
        <w:rPr>
          <w:bCs/>
        </w:rPr>
        <w:t>thei</w:t>
      </w:r>
      <w:r w:rsidR="00DD6758" w:rsidRPr="00FB1623">
        <w:rPr>
          <w:bCs/>
        </w:rPr>
        <w:t>r permanent address.</w:t>
      </w:r>
    </w:p>
    <w:p w:rsidR="00DD6758" w:rsidRPr="00FB1623" w:rsidRDefault="00DD6758" w:rsidP="00DD6758">
      <w:pPr>
        <w:rPr>
          <w:b/>
        </w:rPr>
      </w:pPr>
    </w:p>
    <w:p w:rsidR="00DD6758" w:rsidRPr="00FB1623" w:rsidRDefault="00DD6758" w:rsidP="00DD6758">
      <w:pPr>
        <w:rPr>
          <w:b/>
        </w:rPr>
      </w:pPr>
    </w:p>
    <w:p w:rsidR="00E73622" w:rsidRPr="00FB1623" w:rsidRDefault="00727416" w:rsidP="002C0C49">
      <w:pPr>
        <w:pStyle w:val="Heading2"/>
        <w:rPr>
          <w:rFonts w:ascii="Times New Roman" w:hAnsi="Times New Roman" w:cs="Times New Roman"/>
          <w:sz w:val="24"/>
          <w:szCs w:val="24"/>
        </w:rPr>
      </w:pPr>
      <w:r w:rsidRPr="00FB1623">
        <w:rPr>
          <w:rFonts w:ascii="Times New Roman" w:hAnsi="Times New Roman" w:cs="Times New Roman"/>
          <w:sz w:val="24"/>
          <w:szCs w:val="24"/>
        </w:rPr>
        <w:br w:type="page"/>
      </w:r>
    </w:p>
    <w:p w:rsidR="002A3E00" w:rsidRPr="00FB1623" w:rsidRDefault="002A3E00" w:rsidP="00BB0D0F">
      <w:pPr>
        <w:pStyle w:val="Heading1"/>
        <w:jc w:val="center"/>
        <w:rPr>
          <w:rFonts w:ascii="Times New Roman" w:hAnsi="Times New Roman"/>
          <w:sz w:val="24"/>
          <w:szCs w:val="24"/>
        </w:rPr>
      </w:pPr>
      <w:bookmarkStart w:id="7" w:name="_Toc272398340"/>
      <w:r w:rsidRPr="00FB1623">
        <w:rPr>
          <w:rFonts w:ascii="Times New Roman" w:hAnsi="Times New Roman"/>
          <w:sz w:val="24"/>
          <w:szCs w:val="24"/>
        </w:rPr>
        <w:lastRenderedPageBreak/>
        <w:t>THE ADVISING PROCESS</w:t>
      </w:r>
      <w:bookmarkEnd w:id="7"/>
    </w:p>
    <w:p w:rsidR="002A3E00" w:rsidRPr="00FB1623" w:rsidRDefault="002A3E00" w:rsidP="002A3E00">
      <w:pPr>
        <w:jc w:val="center"/>
        <w:rPr>
          <w:b/>
          <w:bCs/>
        </w:rPr>
      </w:pPr>
    </w:p>
    <w:p w:rsidR="002A3E00" w:rsidRPr="00FB1623" w:rsidRDefault="006D006D" w:rsidP="002A3E00">
      <w:pPr>
        <w:ind w:left="360"/>
        <w:rPr>
          <w:b/>
          <w:bCs/>
          <w:i/>
          <w:iCs/>
        </w:rPr>
      </w:pPr>
      <w:r>
        <w:rPr>
          <w:b/>
          <w:bCs/>
          <w:i/>
          <w:iCs/>
        </w:rPr>
        <w:t>A</w:t>
      </w:r>
      <w:r w:rsidR="002A3E00" w:rsidRPr="00FB1623">
        <w:rPr>
          <w:b/>
          <w:bCs/>
          <w:i/>
          <w:iCs/>
        </w:rPr>
        <w:t>. Checklist for Faculty Advisors – What do you need to get the job done</w:t>
      </w:r>
    </w:p>
    <w:p w:rsidR="002A3E00" w:rsidRPr="00FB1623" w:rsidRDefault="002A3E00" w:rsidP="002A3E00">
      <w:pPr>
        <w:tabs>
          <w:tab w:val="left" w:pos="-1152"/>
          <w:tab w:val="left" w:pos="-720"/>
          <w:tab w:val="left" w:pos="0"/>
          <w:tab w:val="left" w:pos="720"/>
          <w:tab w:val="left" w:pos="1080"/>
          <w:tab w:val="left" w:pos="1440"/>
          <w:tab w:val="left" w:pos="1800"/>
          <w:tab w:val="left" w:pos="2160"/>
          <w:tab w:val="left" w:pos="2520"/>
        </w:tabs>
      </w:pPr>
    </w:p>
    <w:p w:rsidR="002A3E00" w:rsidRPr="00FB1623" w:rsidRDefault="002A3E00" w:rsidP="002A3E00">
      <w:pPr>
        <w:tabs>
          <w:tab w:val="left" w:pos="-1152"/>
          <w:tab w:val="left" w:pos="-720"/>
          <w:tab w:val="left" w:pos="720"/>
          <w:tab w:val="left" w:pos="1080"/>
          <w:tab w:val="left" w:pos="1440"/>
          <w:tab w:val="left" w:pos="1800"/>
          <w:tab w:val="left" w:pos="2160"/>
          <w:tab w:val="left" w:pos="2520"/>
        </w:tabs>
        <w:ind w:left="720"/>
      </w:pPr>
      <w:r w:rsidRPr="00FB1623">
        <w:rPr>
          <w:b/>
          <w:bCs/>
        </w:rPr>
        <w:t>Preparation for the Advising Appointment:</w:t>
      </w:r>
    </w:p>
    <w:p w:rsidR="002A3E00" w:rsidRPr="00FB1623" w:rsidRDefault="002A3E00" w:rsidP="002A3E00">
      <w:pPr>
        <w:tabs>
          <w:tab w:val="left" w:pos="-1152"/>
          <w:tab w:val="left" w:pos="-720"/>
          <w:tab w:val="left" w:pos="720"/>
          <w:tab w:val="left" w:pos="1080"/>
          <w:tab w:val="left" w:pos="1440"/>
          <w:tab w:val="left" w:pos="1800"/>
          <w:tab w:val="left" w:pos="2160"/>
          <w:tab w:val="left" w:pos="2520"/>
        </w:tabs>
        <w:ind w:left="720"/>
      </w:pP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rPr>
          <w:b/>
          <w:bCs/>
        </w:rPr>
      </w:pPr>
      <w:r w:rsidRPr="00FB1623">
        <w:tab/>
      </w:r>
      <w:r w:rsidRPr="00FB1623">
        <w:rPr>
          <w:b/>
          <w:bCs/>
        </w:rPr>
        <w:t>References to Have Ready:</w:t>
      </w:r>
    </w:p>
    <w:p w:rsidR="002A3E00" w:rsidRPr="00FB1623" w:rsidRDefault="002A3E00" w:rsidP="002A3E00">
      <w:pPr>
        <w:numPr>
          <w:ilvl w:val="0"/>
          <w:numId w:val="93"/>
        </w:numPr>
        <w:tabs>
          <w:tab w:val="left" w:pos="-1152"/>
          <w:tab w:val="left" w:pos="-720"/>
          <w:tab w:val="left" w:pos="810"/>
          <w:tab w:val="left" w:pos="1440"/>
          <w:tab w:val="left" w:pos="1800"/>
          <w:tab w:val="left" w:pos="2160"/>
          <w:tab w:val="left" w:pos="2520"/>
        </w:tabs>
      </w:pPr>
      <w:r w:rsidRPr="00FB1623">
        <w:t>Copies of current and past TU Catalogs</w:t>
      </w:r>
    </w:p>
    <w:p w:rsidR="002A3E00" w:rsidRPr="00FB1623" w:rsidRDefault="002A3E00" w:rsidP="002A3E00">
      <w:pPr>
        <w:numPr>
          <w:ilvl w:val="0"/>
          <w:numId w:val="93"/>
        </w:numPr>
        <w:tabs>
          <w:tab w:val="left" w:pos="-1152"/>
          <w:tab w:val="left" w:pos="-720"/>
          <w:tab w:val="left" w:pos="810"/>
          <w:tab w:val="left" w:pos="1440"/>
          <w:tab w:val="left" w:pos="1800"/>
          <w:tab w:val="left" w:pos="2160"/>
          <w:tab w:val="left" w:pos="2520"/>
        </w:tabs>
      </w:pPr>
      <w:r w:rsidRPr="00FB1623">
        <w:t>TU Faculty Advising Handbook</w:t>
      </w: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hanging="270"/>
      </w:pP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hanging="810"/>
      </w:pPr>
      <w:r w:rsidRPr="00FB1623">
        <w:tab/>
      </w:r>
      <w:r w:rsidRPr="00FB1623">
        <w:rPr>
          <w:b/>
          <w:bCs/>
        </w:rPr>
        <w:t>Resources to Have Ready</w:t>
      </w:r>
      <w:r w:rsidRPr="00FB1623">
        <w:t>:</w:t>
      </w:r>
    </w:p>
    <w:p w:rsidR="002A3E00" w:rsidRPr="00FB1623" w:rsidRDefault="00D04A54" w:rsidP="002A3E00">
      <w:pPr>
        <w:numPr>
          <w:ilvl w:val="0"/>
          <w:numId w:val="94"/>
        </w:numPr>
        <w:tabs>
          <w:tab w:val="left" w:pos="-1152"/>
          <w:tab w:val="left" w:pos="-720"/>
          <w:tab w:val="left" w:pos="810"/>
          <w:tab w:val="left" w:pos="1440"/>
          <w:tab w:val="left" w:pos="1800"/>
          <w:tab w:val="left" w:pos="2160"/>
          <w:tab w:val="left" w:pos="2520"/>
        </w:tabs>
      </w:pPr>
      <w:r w:rsidRPr="00FB1623">
        <w:t>Access to PeopleSoft as an a</w:t>
      </w:r>
      <w:r w:rsidR="002A3E00" w:rsidRPr="00FB1623">
        <w:t>dvising</w:t>
      </w:r>
      <w:r w:rsidR="00BB0D0F" w:rsidRPr="00FB1623">
        <w:t xml:space="preserve"> t</w:t>
      </w:r>
      <w:r w:rsidR="002A3E00" w:rsidRPr="00FB1623">
        <w:t>ool</w:t>
      </w:r>
    </w:p>
    <w:p w:rsidR="002A3E00" w:rsidRPr="00FB1623" w:rsidRDefault="002A3E00" w:rsidP="002A3E00">
      <w:pPr>
        <w:numPr>
          <w:ilvl w:val="0"/>
          <w:numId w:val="94"/>
        </w:numPr>
        <w:tabs>
          <w:tab w:val="left" w:pos="-1152"/>
          <w:tab w:val="left" w:pos="-720"/>
          <w:tab w:val="left" w:pos="810"/>
          <w:tab w:val="left" w:pos="1440"/>
          <w:tab w:val="left" w:pos="1800"/>
          <w:tab w:val="left" w:pos="2160"/>
          <w:tab w:val="left" w:pos="2520"/>
        </w:tabs>
      </w:pPr>
      <w:r w:rsidRPr="00FB1623">
        <w:t>Student’s folder</w:t>
      </w:r>
      <w:r w:rsidR="00BB0D0F" w:rsidRPr="00FB1623">
        <w:t xml:space="preserve"> (</w:t>
      </w:r>
      <w:r w:rsidR="00B441D5">
        <w:t>A</w:t>
      </w:r>
      <w:r w:rsidR="00BB0D0F" w:rsidRPr="00FB1623">
        <w:t xml:space="preserve"> student folder for each advisee is a good idea so that you have a copy of their advising form at all times so that it can be updated</w:t>
      </w:r>
      <w:r w:rsidR="00B441D5">
        <w:t>. Departments also have student files that contains University forms and transfer evaluations, if applicable.  You should make a copy of the transfer evaluation form for your own file on the advisee</w:t>
      </w:r>
      <w:r w:rsidR="00BB0D0F" w:rsidRPr="00FB1623">
        <w:t>)</w:t>
      </w: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hanging="270"/>
      </w:pP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hanging="810"/>
      </w:pPr>
      <w:r w:rsidRPr="00FB1623">
        <w:rPr>
          <w:b/>
          <w:bCs/>
        </w:rPr>
        <w:tab/>
        <w:t>Forms to Have Ready:</w:t>
      </w:r>
    </w:p>
    <w:p w:rsidR="002A3E00" w:rsidRPr="00FB1623" w:rsidRDefault="002A3E00" w:rsidP="002A3E00">
      <w:pPr>
        <w:numPr>
          <w:ilvl w:val="0"/>
          <w:numId w:val="95"/>
        </w:numPr>
        <w:tabs>
          <w:tab w:val="left" w:pos="-1152"/>
          <w:tab w:val="left" w:pos="-720"/>
          <w:tab w:val="left" w:pos="810"/>
          <w:tab w:val="left" w:pos="1440"/>
          <w:tab w:val="left" w:pos="1800"/>
          <w:tab w:val="left" w:pos="2160"/>
          <w:tab w:val="left" w:pos="2520"/>
        </w:tabs>
      </w:pPr>
      <w:r w:rsidRPr="00FB1623">
        <w:t xml:space="preserve">Advising form for each catalog and major can be found at </w:t>
      </w:r>
      <w:hyperlink r:id="rId22" w:history="1">
        <w:r w:rsidRPr="00FB1623">
          <w:rPr>
            <w:rStyle w:val="Hyperlink"/>
          </w:rPr>
          <w:t>http://www.towson.edu/cbe/student_resources/advising/</w:t>
        </w:r>
      </w:hyperlink>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1080"/>
      </w:pP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hanging="810"/>
      </w:pPr>
      <w:r w:rsidRPr="00FB1623">
        <w:tab/>
      </w:r>
      <w:r w:rsidRPr="00FB1623">
        <w:rPr>
          <w:b/>
          <w:bCs/>
        </w:rPr>
        <w:t xml:space="preserve">Processes to Know About </w:t>
      </w:r>
      <w:r w:rsidRPr="00FB1623">
        <w:t xml:space="preserve"> </w:t>
      </w:r>
    </w:p>
    <w:p w:rsidR="002A3E00" w:rsidRPr="00FB1623" w:rsidRDefault="002A3E00" w:rsidP="002A3E00">
      <w:pPr>
        <w:numPr>
          <w:ilvl w:val="0"/>
          <w:numId w:val="96"/>
        </w:numPr>
        <w:tabs>
          <w:tab w:val="left" w:pos="-1152"/>
          <w:tab w:val="left" w:pos="-720"/>
          <w:tab w:val="left" w:pos="810"/>
          <w:tab w:val="left" w:pos="1440"/>
          <w:tab w:val="left" w:pos="1800"/>
          <w:tab w:val="left" w:pos="2160"/>
          <w:tab w:val="left" w:pos="2520"/>
        </w:tabs>
      </w:pPr>
      <w:r w:rsidRPr="00FB1623">
        <w:t>Acceptance</w:t>
      </w:r>
      <w:r w:rsidR="001F4D31">
        <w:t xml:space="preserve"> of Transfer Credits for Major/</w:t>
      </w:r>
      <w:r w:rsidRPr="00FB1623">
        <w:t>Minor</w:t>
      </w:r>
    </w:p>
    <w:p w:rsidR="007F575C" w:rsidRPr="00FB1623" w:rsidRDefault="007F575C" w:rsidP="002A3E00">
      <w:pPr>
        <w:numPr>
          <w:ilvl w:val="0"/>
          <w:numId w:val="96"/>
        </w:numPr>
        <w:tabs>
          <w:tab w:val="left" w:pos="-1152"/>
          <w:tab w:val="left" w:pos="-720"/>
          <w:tab w:val="left" w:pos="810"/>
          <w:tab w:val="left" w:pos="1440"/>
          <w:tab w:val="left" w:pos="1800"/>
          <w:tab w:val="left" w:pos="2160"/>
          <w:tab w:val="left" w:pos="2520"/>
        </w:tabs>
      </w:pPr>
      <w:r w:rsidRPr="00FB1623">
        <w:t>Change of catalog</w:t>
      </w:r>
    </w:p>
    <w:p w:rsidR="002A3E00" w:rsidRPr="00FB1623" w:rsidRDefault="007F575C" w:rsidP="002A3E00">
      <w:pPr>
        <w:numPr>
          <w:ilvl w:val="0"/>
          <w:numId w:val="96"/>
        </w:numPr>
        <w:tabs>
          <w:tab w:val="left" w:pos="-1152"/>
          <w:tab w:val="left" w:pos="-720"/>
          <w:tab w:val="left" w:pos="810"/>
          <w:tab w:val="left" w:pos="1440"/>
          <w:tab w:val="left" w:pos="1800"/>
          <w:tab w:val="left" w:pos="2160"/>
          <w:tab w:val="left" w:pos="2520"/>
        </w:tabs>
      </w:pPr>
      <w:r w:rsidRPr="00FB1623">
        <w:t>Transfer of new course work after matriculating at TU</w:t>
      </w:r>
    </w:p>
    <w:p w:rsidR="007F575C" w:rsidRPr="00FB1623" w:rsidRDefault="007F575C" w:rsidP="002A3E00">
      <w:pPr>
        <w:numPr>
          <w:ilvl w:val="0"/>
          <w:numId w:val="96"/>
        </w:numPr>
        <w:tabs>
          <w:tab w:val="left" w:pos="-1152"/>
          <w:tab w:val="left" w:pos="-720"/>
          <w:tab w:val="left" w:pos="810"/>
          <w:tab w:val="left" w:pos="1440"/>
          <w:tab w:val="left" w:pos="1800"/>
          <w:tab w:val="left" w:pos="2160"/>
          <w:tab w:val="left" w:pos="2520"/>
        </w:tabs>
      </w:pPr>
      <w:r w:rsidRPr="00FB1623">
        <w:t>Change of major/minor</w:t>
      </w:r>
    </w:p>
    <w:p w:rsidR="002A3E00" w:rsidRPr="00FB1623" w:rsidRDefault="002A3E00" w:rsidP="002A3E00">
      <w:pPr>
        <w:numPr>
          <w:ilvl w:val="0"/>
          <w:numId w:val="96"/>
        </w:numPr>
        <w:tabs>
          <w:tab w:val="left" w:pos="-1152"/>
          <w:tab w:val="left" w:pos="-720"/>
          <w:tab w:val="left" w:pos="810"/>
          <w:tab w:val="left" w:pos="1440"/>
          <w:tab w:val="left" w:pos="1800"/>
          <w:tab w:val="left" w:pos="2160"/>
          <w:tab w:val="left" w:pos="2520"/>
        </w:tabs>
      </w:pPr>
      <w:r w:rsidRPr="00FB1623">
        <w:t xml:space="preserve">Third Attempt of a Course </w:t>
      </w:r>
    </w:p>
    <w:p w:rsidR="007F575C" w:rsidRPr="00FB1623" w:rsidRDefault="007F575C" w:rsidP="002A3E00">
      <w:pPr>
        <w:numPr>
          <w:ilvl w:val="0"/>
          <w:numId w:val="96"/>
        </w:numPr>
        <w:tabs>
          <w:tab w:val="left" w:pos="-1152"/>
          <w:tab w:val="left" w:pos="-720"/>
          <w:tab w:val="left" w:pos="810"/>
          <w:tab w:val="left" w:pos="1440"/>
          <w:tab w:val="left" w:pos="1800"/>
          <w:tab w:val="left" w:pos="2160"/>
          <w:tab w:val="left" w:pos="2520"/>
        </w:tabs>
      </w:pPr>
      <w:r w:rsidRPr="00FB1623">
        <w:t>Application to the screened major</w:t>
      </w:r>
    </w:p>
    <w:p w:rsidR="00AA7255" w:rsidRPr="00FB1623" w:rsidRDefault="00AA7255" w:rsidP="00AA7255">
      <w:pPr>
        <w:tabs>
          <w:tab w:val="left" w:pos="-1152"/>
          <w:tab w:val="left" w:pos="-720"/>
          <w:tab w:val="left" w:pos="810"/>
          <w:tab w:val="left" w:pos="1440"/>
          <w:tab w:val="left" w:pos="1800"/>
          <w:tab w:val="left" w:pos="2160"/>
          <w:tab w:val="left" w:pos="2520"/>
        </w:tabs>
        <w:ind w:left="720"/>
      </w:pPr>
    </w:p>
    <w:tbl>
      <w:tblPr>
        <w:tblW w:w="1017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70"/>
      </w:tblGrid>
      <w:tr w:rsidR="00AA7255" w:rsidRPr="00FB1623" w:rsidTr="007F575C">
        <w:trPr>
          <w:cantSplit/>
          <w:trHeight w:val="472"/>
        </w:trPr>
        <w:tc>
          <w:tcPr>
            <w:tcW w:w="10170" w:type="dxa"/>
            <w:vAlign w:val="center"/>
          </w:tcPr>
          <w:p w:rsidR="00AA7255" w:rsidRPr="00FB1623" w:rsidRDefault="00AA7255" w:rsidP="00AA7255">
            <w:pPr>
              <w:rPr>
                <w:b/>
              </w:rPr>
            </w:pPr>
            <w:r w:rsidRPr="00FB1623">
              <w:rPr>
                <w:b/>
              </w:rPr>
              <w:t>Forms:</w:t>
            </w:r>
          </w:p>
          <w:p w:rsidR="00AA7255" w:rsidRPr="00FB1623" w:rsidRDefault="00AA7255" w:rsidP="00AA7255">
            <w:pPr>
              <w:numPr>
                <w:ilvl w:val="0"/>
                <w:numId w:val="59"/>
              </w:numPr>
              <w:ind w:left="342"/>
              <w:rPr>
                <w:b/>
                <w:bCs/>
              </w:rPr>
            </w:pPr>
            <w:r w:rsidRPr="00FB1623">
              <w:t xml:space="preserve">Advising forms by catalog year- </w:t>
            </w:r>
            <w:hyperlink r:id="rId23" w:history="1">
              <w:r w:rsidRPr="00FB1623">
                <w:rPr>
                  <w:rStyle w:val="Hyperlink"/>
                </w:rPr>
                <w:t>http://www.towson.edu/cbe/student_resources/advising/forms.asp</w:t>
              </w:r>
            </w:hyperlink>
          </w:p>
          <w:p w:rsidR="00AA7255" w:rsidRPr="00FB1623" w:rsidRDefault="00AA7255" w:rsidP="00AA7255">
            <w:pPr>
              <w:numPr>
                <w:ilvl w:val="0"/>
                <w:numId w:val="59"/>
              </w:numPr>
              <w:ind w:left="342"/>
              <w:rPr>
                <w:b/>
                <w:bCs/>
              </w:rPr>
            </w:pPr>
            <w:r w:rsidRPr="00FB1623">
              <w:t>Petition for Acceptance of Transfer Credits for Major/Minor (Student Academic Services)</w:t>
            </w:r>
          </w:p>
          <w:p w:rsidR="00AA7255" w:rsidRPr="00FB1623" w:rsidRDefault="00AA7255" w:rsidP="00AA7255">
            <w:pPr>
              <w:numPr>
                <w:ilvl w:val="0"/>
                <w:numId w:val="59"/>
              </w:numPr>
              <w:ind w:left="342"/>
              <w:rPr>
                <w:b/>
                <w:bCs/>
              </w:rPr>
            </w:pPr>
            <w:r w:rsidRPr="00FB1623">
              <w:t xml:space="preserve">Catalog Selection Petition- </w:t>
            </w:r>
            <w:hyperlink r:id="rId24" w:history="1">
              <w:r w:rsidRPr="00FB1623">
                <w:rPr>
                  <w:rStyle w:val="Hyperlink"/>
                </w:rPr>
                <w:t>http://www.towson.edu/registrar/Forms/</w:t>
              </w:r>
            </w:hyperlink>
          </w:p>
          <w:p w:rsidR="00AA7255" w:rsidRPr="00FB1623" w:rsidRDefault="00AA7255" w:rsidP="00AA7255">
            <w:pPr>
              <w:numPr>
                <w:ilvl w:val="0"/>
                <w:numId w:val="59"/>
              </w:numPr>
              <w:ind w:left="342"/>
              <w:rPr>
                <w:b/>
                <w:bCs/>
              </w:rPr>
            </w:pPr>
            <w:r w:rsidRPr="00FB1623">
              <w:t xml:space="preserve">Petition to Transfer New Course Work to TU (to take at another institution)- </w:t>
            </w:r>
            <w:hyperlink r:id="rId25" w:history="1">
              <w:r w:rsidRPr="00FB1623">
                <w:rPr>
                  <w:rStyle w:val="Hyperlink"/>
                </w:rPr>
                <w:t>http://www.towson.edu/registrar/Forms/</w:t>
              </w:r>
            </w:hyperlink>
          </w:p>
          <w:p w:rsidR="00AA7255" w:rsidRPr="00FB1623" w:rsidRDefault="00AA7255" w:rsidP="00AA7255">
            <w:pPr>
              <w:numPr>
                <w:ilvl w:val="0"/>
                <w:numId w:val="59"/>
              </w:numPr>
              <w:ind w:left="342"/>
              <w:rPr>
                <w:b/>
                <w:bCs/>
              </w:rPr>
            </w:pPr>
            <w:r w:rsidRPr="00FB1623">
              <w:t xml:space="preserve">Change of Major/Minor (Declaration of Major)- </w:t>
            </w:r>
            <w:hyperlink r:id="rId26" w:history="1">
              <w:r w:rsidRPr="00FB1623">
                <w:rPr>
                  <w:rStyle w:val="Hyperlink"/>
                </w:rPr>
                <w:t>http://www.towson.edu/registrar/Forms/</w:t>
              </w:r>
            </w:hyperlink>
          </w:p>
          <w:p w:rsidR="007F575C" w:rsidRPr="00FB1623" w:rsidRDefault="007F575C" w:rsidP="00AA7255">
            <w:pPr>
              <w:numPr>
                <w:ilvl w:val="0"/>
                <w:numId w:val="59"/>
              </w:numPr>
              <w:ind w:left="342"/>
              <w:rPr>
                <w:b/>
                <w:bCs/>
              </w:rPr>
            </w:pPr>
            <w:r w:rsidRPr="00FB1623">
              <w:t xml:space="preserve">Petition for Third Attempt of a Course </w:t>
            </w:r>
            <w:hyperlink r:id="rId27" w:history="1">
              <w:r w:rsidRPr="00FB1623">
                <w:rPr>
                  <w:rStyle w:val="Hyperlink"/>
                </w:rPr>
                <w:t>http://www.towson.edu/registrar/forms/documents/Third_Attempt_form.pdf</w:t>
              </w:r>
            </w:hyperlink>
          </w:p>
          <w:p w:rsidR="00AA7255" w:rsidRPr="00FB1623" w:rsidRDefault="00AA7255" w:rsidP="00AA7255">
            <w:pPr>
              <w:numPr>
                <w:ilvl w:val="0"/>
                <w:numId w:val="59"/>
              </w:numPr>
              <w:ind w:left="342"/>
              <w:rPr>
                <w:b/>
                <w:bCs/>
              </w:rPr>
            </w:pPr>
            <w:r w:rsidRPr="00FB1623">
              <w:t xml:space="preserve">Application for admission to the ACCT, BUAD or EBUS major- </w:t>
            </w:r>
            <w:hyperlink r:id="rId28" w:history="1">
              <w:r w:rsidRPr="00FB1623">
                <w:rPr>
                  <w:rStyle w:val="Hyperlink"/>
                </w:rPr>
                <w:t>http://www.towson.edu/cbe/student_resources/advising/intomajor.asp</w:t>
              </w:r>
            </w:hyperlink>
          </w:p>
          <w:p w:rsidR="00AA7255" w:rsidRPr="00FB1623" w:rsidRDefault="00AA7255" w:rsidP="00AA7255">
            <w:pPr>
              <w:ind w:left="342"/>
              <w:rPr>
                <w:b/>
                <w:bCs/>
              </w:rPr>
            </w:pPr>
          </w:p>
        </w:tc>
      </w:tr>
    </w:tbl>
    <w:p w:rsidR="007F575C" w:rsidRPr="00FB1623" w:rsidRDefault="007F575C" w:rsidP="002A3E00">
      <w:pPr>
        <w:tabs>
          <w:tab w:val="left" w:pos="-1152"/>
          <w:tab w:val="left" w:pos="-720"/>
          <w:tab w:val="left" w:pos="810"/>
          <w:tab w:val="left" w:pos="1080"/>
          <w:tab w:val="left" w:pos="1440"/>
          <w:tab w:val="left" w:pos="1800"/>
          <w:tab w:val="left" w:pos="2160"/>
          <w:tab w:val="left" w:pos="2520"/>
        </w:tabs>
        <w:ind w:left="720" w:hanging="810"/>
      </w:pP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hanging="810"/>
      </w:pPr>
      <w:r w:rsidRPr="00FB1623">
        <w:tab/>
      </w:r>
      <w:r w:rsidRPr="00FB1623">
        <w:rPr>
          <w:b/>
          <w:bCs/>
        </w:rPr>
        <w:t xml:space="preserve">Information you may need to get from your department: </w:t>
      </w:r>
    </w:p>
    <w:p w:rsidR="002A3E00" w:rsidRPr="00FB1623" w:rsidRDefault="002A3E00" w:rsidP="002A3E00">
      <w:pPr>
        <w:numPr>
          <w:ilvl w:val="0"/>
          <w:numId w:val="97"/>
        </w:numPr>
        <w:tabs>
          <w:tab w:val="left" w:pos="-1152"/>
          <w:tab w:val="left" w:pos="-720"/>
          <w:tab w:val="left" w:pos="810"/>
          <w:tab w:val="left" w:pos="1440"/>
          <w:tab w:val="left" w:pos="1800"/>
          <w:tab w:val="left" w:pos="2160"/>
          <w:tab w:val="left" w:pos="2520"/>
        </w:tabs>
      </w:pPr>
      <w:r w:rsidRPr="00FB1623">
        <w:t>For new transfer students who forget to br</w:t>
      </w:r>
      <w:r w:rsidR="00D04A54" w:rsidRPr="00FB1623">
        <w:t>ing their TUCARES advising form,</w:t>
      </w:r>
      <w:r w:rsidR="00BB0D0F" w:rsidRPr="00FB1623">
        <w:t xml:space="preserve"> </w:t>
      </w:r>
      <w:r w:rsidR="00D04A54" w:rsidRPr="00FB1623">
        <w:t>you may need to request t</w:t>
      </w:r>
      <w:r w:rsidRPr="00FB1623">
        <w:t xml:space="preserve">he advising form with an evaluation of transfer credits from the student’s file.  </w:t>
      </w: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pP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720"/>
      </w:pPr>
      <w:r w:rsidRPr="00FB1623">
        <w:rPr>
          <w:b/>
          <w:bCs/>
        </w:rPr>
        <w:t xml:space="preserve">Questions? </w:t>
      </w:r>
      <w:r w:rsidRPr="00FB1623">
        <w:t xml:space="preserve"> </w:t>
      </w:r>
    </w:p>
    <w:p w:rsidR="002A3E00" w:rsidRPr="00FB1623" w:rsidRDefault="00D04A54" w:rsidP="002A3E00">
      <w:pPr>
        <w:tabs>
          <w:tab w:val="left" w:pos="-1152"/>
          <w:tab w:val="left" w:pos="-720"/>
          <w:tab w:val="left" w:pos="810"/>
          <w:tab w:val="left" w:pos="1080"/>
          <w:tab w:val="left" w:pos="1440"/>
          <w:tab w:val="left" w:pos="1800"/>
          <w:tab w:val="left" w:pos="2160"/>
          <w:tab w:val="left" w:pos="2520"/>
        </w:tabs>
        <w:ind w:left="720"/>
      </w:pPr>
      <w:r w:rsidRPr="00FB1623">
        <w:t>Ask your department chair.</w:t>
      </w:r>
    </w:p>
    <w:p w:rsidR="002A3E00" w:rsidRDefault="002A3E00" w:rsidP="002A3E00">
      <w:pPr>
        <w:tabs>
          <w:tab w:val="left" w:pos="-1152"/>
          <w:tab w:val="left" w:pos="-720"/>
          <w:tab w:val="left" w:pos="810"/>
          <w:tab w:val="left" w:pos="1080"/>
          <w:tab w:val="left" w:pos="1440"/>
          <w:tab w:val="left" w:pos="1800"/>
          <w:tab w:val="left" w:pos="2160"/>
          <w:tab w:val="left" w:pos="2520"/>
        </w:tabs>
        <w:ind w:left="720"/>
      </w:pPr>
    </w:p>
    <w:p w:rsidR="00750185" w:rsidRDefault="00750185" w:rsidP="002A3E00">
      <w:pPr>
        <w:tabs>
          <w:tab w:val="left" w:pos="-1152"/>
          <w:tab w:val="left" w:pos="-720"/>
          <w:tab w:val="left" w:pos="810"/>
          <w:tab w:val="left" w:pos="1080"/>
          <w:tab w:val="left" w:pos="1440"/>
          <w:tab w:val="left" w:pos="1800"/>
          <w:tab w:val="left" w:pos="2160"/>
          <w:tab w:val="left" w:pos="2520"/>
        </w:tabs>
        <w:ind w:left="720"/>
      </w:pPr>
    </w:p>
    <w:p w:rsidR="002B02A7" w:rsidRDefault="002B02A7" w:rsidP="002A3E00">
      <w:pPr>
        <w:tabs>
          <w:tab w:val="left" w:pos="-1152"/>
          <w:tab w:val="left" w:pos="-720"/>
          <w:tab w:val="left" w:pos="810"/>
          <w:tab w:val="left" w:pos="1080"/>
          <w:tab w:val="left" w:pos="1440"/>
          <w:tab w:val="left" w:pos="1800"/>
          <w:tab w:val="left" w:pos="2160"/>
          <w:tab w:val="left" w:pos="2520"/>
        </w:tabs>
        <w:ind w:left="720"/>
      </w:pPr>
    </w:p>
    <w:p w:rsidR="002B02A7" w:rsidRPr="00FB1623" w:rsidRDefault="002B02A7" w:rsidP="002A3E00">
      <w:pPr>
        <w:tabs>
          <w:tab w:val="left" w:pos="-1152"/>
          <w:tab w:val="left" w:pos="-720"/>
          <w:tab w:val="left" w:pos="810"/>
          <w:tab w:val="left" w:pos="1080"/>
          <w:tab w:val="left" w:pos="1440"/>
          <w:tab w:val="left" w:pos="1800"/>
          <w:tab w:val="left" w:pos="2160"/>
          <w:tab w:val="left" w:pos="2520"/>
        </w:tabs>
        <w:ind w:left="720"/>
      </w:pPr>
    </w:p>
    <w:p w:rsidR="00D04A54" w:rsidRPr="00FB1623" w:rsidRDefault="006D006D" w:rsidP="002A3E00">
      <w:pPr>
        <w:tabs>
          <w:tab w:val="left" w:pos="-1152"/>
          <w:tab w:val="left" w:pos="-720"/>
          <w:tab w:val="left" w:pos="810"/>
          <w:tab w:val="left" w:pos="1080"/>
          <w:tab w:val="left" w:pos="1440"/>
          <w:tab w:val="left" w:pos="1800"/>
          <w:tab w:val="left" w:pos="2160"/>
          <w:tab w:val="left" w:pos="2520"/>
        </w:tabs>
        <w:ind w:left="360"/>
        <w:rPr>
          <w:b/>
          <w:i/>
        </w:rPr>
      </w:pPr>
      <w:r>
        <w:rPr>
          <w:b/>
          <w:bCs/>
          <w:i/>
          <w:iCs/>
        </w:rPr>
        <w:t>B</w:t>
      </w:r>
      <w:r w:rsidR="00AF0FDA" w:rsidRPr="00BF0AD2">
        <w:rPr>
          <w:b/>
          <w:bCs/>
          <w:i/>
          <w:iCs/>
        </w:rPr>
        <w:t>.</w:t>
      </w:r>
      <w:r w:rsidR="00AF0FDA" w:rsidRPr="00BF0AD2">
        <w:rPr>
          <w:b/>
          <w:i/>
        </w:rPr>
        <w:t xml:space="preserve"> Starting</w:t>
      </w:r>
      <w:r w:rsidR="00D04A54" w:rsidRPr="00BF0AD2">
        <w:rPr>
          <w:b/>
          <w:i/>
        </w:rPr>
        <w:t xml:space="preserve"> the</w:t>
      </w:r>
      <w:r w:rsidR="00D04A54" w:rsidRPr="00FB1623">
        <w:rPr>
          <w:b/>
          <w:i/>
        </w:rPr>
        <w:t xml:space="preserve"> Process</w:t>
      </w:r>
    </w:p>
    <w:p w:rsidR="00D04A54" w:rsidRPr="00FB1623" w:rsidRDefault="00D04A54" w:rsidP="00D04A54">
      <w:pPr>
        <w:tabs>
          <w:tab w:val="left" w:pos="-1152"/>
          <w:tab w:val="left" w:pos="-720"/>
          <w:tab w:val="left" w:pos="810"/>
          <w:tab w:val="left" w:pos="1080"/>
          <w:tab w:val="left" w:pos="1440"/>
          <w:tab w:val="left" w:pos="1800"/>
          <w:tab w:val="left" w:pos="2160"/>
          <w:tab w:val="left" w:pos="2520"/>
        </w:tabs>
        <w:ind w:left="720"/>
      </w:pPr>
    </w:p>
    <w:p w:rsidR="00D04A54" w:rsidRPr="00FB1623" w:rsidRDefault="00D04A54" w:rsidP="00D04A54">
      <w:pPr>
        <w:tabs>
          <w:tab w:val="left" w:pos="-1152"/>
          <w:tab w:val="left" w:pos="-720"/>
          <w:tab w:val="left" w:pos="810"/>
          <w:tab w:val="left" w:pos="1080"/>
          <w:tab w:val="left" w:pos="1440"/>
          <w:tab w:val="left" w:pos="1800"/>
          <w:tab w:val="left" w:pos="2160"/>
          <w:tab w:val="left" w:pos="2520"/>
        </w:tabs>
        <w:ind w:left="720"/>
      </w:pPr>
      <w:r w:rsidRPr="00FB1623">
        <w:t>Each semester send an e-mail to your advisees alerting them to your office hours and that you are available at other times if they make an appointment.  The e-mail might read:</w:t>
      </w:r>
    </w:p>
    <w:p w:rsidR="00D04A54" w:rsidRPr="00FB1623" w:rsidRDefault="00D04A54" w:rsidP="00D04A54">
      <w:pPr>
        <w:tabs>
          <w:tab w:val="left" w:pos="-1152"/>
          <w:tab w:val="left" w:pos="-720"/>
          <w:tab w:val="left" w:pos="810"/>
          <w:tab w:val="left" w:pos="1080"/>
          <w:tab w:val="left" w:pos="1440"/>
          <w:tab w:val="left" w:pos="1800"/>
          <w:tab w:val="left" w:pos="2160"/>
          <w:tab w:val="left" w:pos="2520"/>
        </w:tabs>
        <w:ind w:left="720"/>
      </w:pPr>
    </w:p>
    <w:p w:rsidR="00615626" w:rsidRPr="00FB1623" w:rsidRDefault="00615626" w:rsidP="00615626">
      <w:pPr>
        <w:tabs>
          <w:tab w:val="left" w:pos="-1152"/>
          <w:tab w:val="left" w:pos="-720"/>
          <w:tab w:val="left" w:pos="810"/>
          <w:tab w:val="left" w:pos="1080"/>
          <w:tab w:val="left" w:pos="1440"/>
          <w:tab w:val="left" w:pos="1800"/>
          <w:tab w:val="left" w:pos="2160"/>
          <w:tab w:val="left" w:pos="2520"/>
        </w:tabs>
        <w:ind w:left="720"/>
        <w:rPr>
          <w:i/>
        </w:rPr>
      </w:pPr>
      <w:r>
        <w:rPr>
          <w:i/>
        </w:rPr>
        <w:t>Greetings A</w:t>
      </w:r>
      <w:r w:rsidR="00D04A54" w:rsidRPr="00FB1623">
        <w:rPr>
          <w:i/>
        </w:rPr>
        <w:t>ll,</w:t>
      </w:r>
    </w:p>
    <w:p w:rsidR="00D04A54" w:rsidRPr="00FB1623" w:rsidRDefault="00D04A54" w:rsidP="00D04A54">
      <w:pPr>
        <w:tabs>
          <w:tab w:val="left" w:pos="-1152"/>
          <w:tab w:val="left" w:pos="-720"/>
          <w:tab w:val="left" w:pos="810"/>
          <w:tab w:val="left" w:pos="1080"/>
          <w:tab w:val="left" w:pos="1440"/>
          <w:tab w:val="left" w:pos="1800"/>
          <w:tab w:val="left" w:pos="2160"/>
          <w:tab w:val="left" w:pos="2520"/>
        </w:tabs>
        <w:ind w:left="720"/>
        <w:rPr>
          <w:i/>
        </w:rPr>
      </w:pPr>
      <w:r w:rsidRPr="00FB1623">
        <w:rPr>
          <w:i/>
        </w:rPr>
        <w:t>Welcome to the new semester!  I wanted to let you know my office hours for this semester should you need to see me for any reason.  They are MWF from 9-11</w:t>
      </w:r>
      <w:r w:rsidR="00615626">
        <w:rPr>
          <w:i/>
        </w:rPr>
        <w:t>am</w:t>
      </w:r>
      <w:r w:rsidRPr="00FB1623">
        <w:rPr>
          <w:i/>
        </w:rPr>
        <w:t>.  If this is not convenient, please don’t hesitate to contact me for an appointment at another time.  As the semester gets in full swing, don’t forget to pencil me in your calendar so we can go over your academic plans for next semester and talk about your academic progress, career goals, graduate school or whatever is on your mind.  I am here to help.</w:t>
      </w:r>
    </w:p>
    <w:p w:rsidR="00D04A54" w:rsidRPr="00FB1623" w:rsidRDefault="00D04A54" w:rsidP="002A3E00">
      <w:pPr>
        <w:tabs>
          <w:tab w:val="left" w:pos="-1152"/>
          <w:tab w:val="left" w:pos="-720"/>
          <w:tab w:val="left" w:pos="810"/>
          <w:tab w:val="left" w:pos="1080"/>
          <w:tab w:val="left" w:pos="1440"/>
          <w:tab w:val="left" w:pos="1800"/>
          <w:tab w:val="left" w:pos="2160"/>
          <w:tab w:val="left" w:pos="2520"/>
        </w:tabs>
        <w:ind w:left="360"/>
        <w:rPr>
          <w:b/>
          <w:i/>
        </w:rPr>
      </w:pPr>
      <w:r w:rsidRPr="00FB1623">
        <w:rPr>
          <w:b/>
          <w:i/>
        </w:rPr>
        <w:tab/>
      </w:r>
    </w:p>
    <w:p w:rsidR="00D04A54" w:rsidRPr="00FB1623" w:rsidRDefault="00AF0FDA" w:rsidP="00A32D4B">
      <w:pPr>
        <w:tabs>
          <w:tab w:val="left" w:pos="-1152"/>
          <w:tab w:val="left" w:pos="-720"/>
          <w:tab w:val="left" w:pos="810"/>
          <w:tab w:val="left" w:pos="1080"/>
          <w:tab w:val="left" w:pos="1440"/>
          <w:tab w:val="left" w:pos="1800"/>
          <w:tab w:val="left" w:pos="2160"/>
          <w:tab w:val="left" w:pos="2520"/>
        </w:tabs>
        <w:ind w:left="720"/>
      </w:pPr>
      <w:r w:rsidRPr="00FB1623">
        <w:t xml:space="preserve">During Intentional Advising Weeks (typically two weeks before registration begins), faculty hold extra office hours to accommodate students.  </w:t>
      </w:r>
      <w:r w:rsidR="00BB0D0F" w:rsidRPr="00FB1623">
        <w:t xml:space="preserve">Sending a </w:t>
      </w:r>
      <w:r w:rsidR="00A32D4B" w:rsidRPr="00FB1623">
        <w:t xml:space="preserve">follow up </w:t>
      </w:r>
      <w:r w:rsidR="00BB0D0F" w:rsidRPr="00FB1623">
        <w:t>e-mail alerting them to the signup sheet</w:t>
      </w:r>
      <w:r w:rsidRPr="00FB1623">
        <w:t xml:space="preserve"> </w:t>
      </w:r>
      <w:r w:rsidR="00BB0D0F" w:rsidRPr="00FB1623">
        <w:t>on</w:t>
      </w:r>
      <w:r w:rsidRPr="00FB1623">
        <w:t xml:space="preserve"> your door is advisable.</w:t>
      </w:r>
      <w:r w:rsidR="00BB0D0F" w:rsidRPr="00FB1623">
        <w:t xml:space="preserve">  </w:t>
      </w:r>
      <w:r w:rsidR="00A32D4B" w:rsidRPr="00FB1623">
        <w:t>Again the e-mail might read:</w:t>
      </w:r>
    </w:p>
    <w:p w:rsidR="00A32D4B" w:rsidRPr="00FB1623" w:rsidRDefault="00A32D4B" w:rsidP="00A32D4B">
      <w:pPr>
        <w:tabs>
          <w:tab w:val="left" w:pos="-1152"/>
          <w:tab w:val="left" w:pos="-720"/>
          <w:tab w:val="left" w:pos="810"/>
          <w:tab w:val="left" w:pos="1080"/>
          <w:tab w:val="left" w:pos="1440"/>
          <w:tab w:val="left" w:pos="1800"/>
          <w:tab w:val="left" w:pos="2160"/>
          <w:tab w:val="left" w:pos="2520"/>
        </w:tabs>
        <w:ind w:left="720"/>
      </w:pPr>
    </w:p>
    <w:p w:rsidR="00A32D4B" w:rsidRPr="00FB1623" w:rsidRDefault="00615626" w:rsidP="00A32D4B">
      <w:pPr>
        <w:tabs>
          <w:tab w:val="left" w:pos="-1152"/>
          <w:tab w:val="left" w:pos="-720"/>
          <w:tab w:val="left" w:pos="810"/>
          <w:tab w:val="left" w:pos="1080"/>
          <w:tab w:val="left" w:pos="1440"/>
          <w:tab w:val="left" w:pos="1800"/>
          <w:tab w:val="left" w:pos="2160"/>
          <w:tab w:val="left" w:pos="2520"/>
        </w:tabs>
        <w:ind w:left="720"/>
        <w:rPr>
          <w:i/>
        </w:rPr>
      </w:pPr>
      <w:r>
        <w:rPr>
          <w:i/>
        </w:rPr>
        <w:t>Greetings A</w:t>
      </w:r>
      <w:r w:rsidR="00A32D4B" w:rsidRPr="00FB1623">
        <w:rPr>
          <w:i/>
        </w:rPr>
        <w:t>ll,</w:t>
      </w:r>
    </w:p>
    <w:p w:rsidR="00A32D4B" w:rsidRPr="00FB1623" w:rsidRDefault="00A32D4B" w:rsidP="00A32D4B">
      <w:pPr>
        <w:tabs>
          <w:tab w:val="left" w:pos="-1152"/>
          <w:tab w:val="left" w:pos="-720"/>
          <w:tab w:val="left" w:pos="810"/>
          <w:tab w:val="left" w:pos="1080"/>
          <w:tab w:val="left" w:pos="1440"/>
          <w:tab w:val="left" w:pos="1800"/>
          <w:tab w:val="left" w:pos="2160"/>
          <w:tab w:val="left" w:pos="2520"/>
        </w:tabs>
        <w:ind w:left="720"/>
        <w:rPr>
          <w:i/>
        </w:rPr>
      </w:pPr>
      <w:r w:rsidRPr="00FB1623">
        <w:rPr>
          <w:i/>
        </w:rPr>
        <w:t xml:space="preserve">The College of Business &amp; Economics hosts Intentional Advising Weeks during the following time frame __________.  During this time, I am holding extra office hours to assist you in discussing your academic progress and check your planned schedule for next semester.  At this time, I will also remove the HOLD on your account so that you may register at your assigned time.  I have placed a signup sheet on my office door, ST ____.  Please stop by to sign up for a time slot.  </w:t>
      </w:r>
    </w:p>
    <w:p w:rsidR="00A32D4B" w:rsidRPr="00FB1623" w:rsidRDefault="00A32D4B" w:rsidP="00A32D4B">
      <w:pPr>
        <w:tabs>
          <w:tab w:val="left" w:pos="-1152"/>
          <w:tab w:val="left" w:pos="-720"/>
          <w:tab w:val="left" w:pos="810"/>
          <w:tab w:val="left" w:pos="1080"/>
          <w:tab w:val="left" w:pos="1440"/>
          <w:tab w:val="left" w:pos="1800"/>
          <w:tab w:val="left" w:pos="2160"/>
          <w:tab w:val="left" w:pos="2520"/>
        </w:tabs>
        <w:ind w:left="720"/>
        <w:rPr>
          <w:b/>
          <w:i/>
        </w:rPr>
      </w:pPr>
    </w:p>
    <w:p w:rsidR="00A32D4B" w:rsidRPr="00FB1623" w:rsidRDefault="00A32D4B" w:rsidP="00A32D4B">
      <w:pPr>
        <w:tabs>
          <w:tab w:val="left" w:pos="-1152"/>
          <w:tab w:val="left" w:pos="-720"/>
          <w:tab w:val="left" w:pos="810"/>
          <w:tab w:val="left" w:pos="1080"/>
          <w:tab w:val="left" w:pos="1440"/>
          <w:tab w:val="left" w:pos="1800"/>
          <w:tab w:val="left" w:pos="2160"/>
          <w:tab w:val="left" w:pos="2520"/>
        </w:tabs>
        <w:ind w:left="720"/>
        <w:rPr>
          <w:i/>
        </w:rPr>
      </w:pPr>
      <w:r w:rsidRPr="00FB1623">
        <w:rPr>
          <w:i/>
        </w:rPr>
        <w:t>If you fail to make an appointment or show up for the scheduled time, I cannot promise that I will be able to accommodate you for another time prior to your assigned registration</w:t>
      </w:r>
      <w:r w:rsidR="00615626">
        <w:rPr>
          <w:i/>
        </w:rPr>
        <w:t xml:space="preserve"> date</w:t>
      </w:r>
      <w:r w:rsidRPr="00FB1623">
        <w:rPr>
          <w:i/>
        </w:rPr>
        <w:t>.</w:t>
      </w:r>
    </w:p>
    <w:p w:rsidR="00A32D4B" w:rsidRPr="00FB1623" w:rsidRDefault="00A32D4B" w:rsidP="00A32D4B">
      <w:pPr>
        <w:tabs>
          <w:tab w:val="left" w:pos="-1152"/>
          <w:tab w:val="left" w:pos="-720"/>
          <w:tab w:val="left" w:pos="810"/>
          <w:tab w:val="left" w:pos="1080"/>
          <w:tab w:val="left" w:pos="1440"/>
          <w:tab w:val="left" w:pos="1800"/>
          <w:tab w:val="left" w:pos="2160"/>
          <w:tab w:val="left" w:pos="2520"/>
        </w:tabs>
        <w:ind w:left="720"/>
        <w:rPr>
          <w:b/>
          <w:i/>
        </w:rPr>
      </w:pPr>
    </w:p>
    <w:p w:rsidR="00A32D4B" w:rsidRPr="00FB1623" w:rsidRDefault="00A32D4B" w:rsidP="00A32D4B">
      <w:pPr>
        <w:tabs>
          <w:tab w:val="left" w:pos="-1152"/>
          <w:tab w:val="left" w:pos="-720"/>
          <w:tab w:val="left" w:pos="810"/>
          <w:tab w:val="left" w:pos="1080"/>
          <w:tab w:val="left" w:pos="1440"/>
          <w:tab w:val="left" w:pos="1800"/>
          <w:tab w:val="left" w:pos="2160"/>
          <w:tab w:val="left" w:pos="2520"/>
        </w:tabs>
        <w:ind w:left="720"/>
      </w:pPr>
      <w:r w:rsidRPr="00FB1623">
        <w:t xml:space="preserve">That should provide them with the incentive to show up. </w:t>
      </w:r>
      <w:r w:rsidRPr="00FB1623">
        <w:sym w:font="Wingdings" w:char="F04A"/>
      </w:r>
    </w:p>
    <w:p w:rsidR="00D04A54" w:rsidRPr="00FB1623" w:rsidRDefault="00D04A54" w:rsidP="002A3E00">
      <w:pPr>
        <w:tabs>
          <w:tab w:val="left" w:pos="-1152"/>
          <w:tab w:val="left" w:pos="-720"/>
          <w:tab w:val="left" w:pos="810"/>
          <w:tab w:val="left" w:pos="1080"/>
          <w:tab w:val="left" w:pos="1440"/>
          <w:tab w:val="left" w:pos="1800"/>
          <w:tab w:val="left" w:pos="2160"/>
          <w:tab w:val="left" w:pos="2520"/>
        </w:tabs>
        <w:ind w:left="360"/>
        <w:rPr>
          <w:b/>
          <w:bCs/>
          <w:i/>
          <w:iCs/>
        </w:rPr>
      </w:pPr>
    </w:p>
    <w:p w:rsidR="002A3E00" w:rsidRPr="00FB1623" w:rsidRDefault="006D006D" w:rsidP="002A3E00">
      <w:pPr>
        <w:tabs>
          <w:tab w:val="left" w:pos="-1152"/>
          <w:tab w:val="left" w:pos="-720"/>
          <w:tab w:val="left" w:pos="810"/>
          <w:tab w:val="left" w:pos="1080"/>
          <w:tab w:val="left" w:pos="1440"/>
          <w:tab w:val="left" w:pos="1800"/>
          <w:tab w:val="left" w:pos="2160"/>
          <w:tab w:val="left" w:pos="2520"/>
        </w:tabs>
        <w:ind w:left="360"/>
      </w:pPr>
      <w:r>
        <w:rPr>
          <w:b/>
          <w:bCs/>
          <w:i/>
          <w:iCs/>
        </w:rPr>
        <w:t>C</w:t>
      </w:r>
      <w:r w:rsidR="00D04A54" w:rsidRPr="00FB1623">
        <w:rPr>
          <w:b/>
          <w:bCs/>
          <w:i/>
          <w:iCs/>
        </w:rPr>
        <w:t xml:space="preserve">. </w:t>
      </w:r>
      <w:r w:rsidR="002A3E00" w:rsidRPr="00FB1623">
        <w:rPr>
          <w:b/>
          <w:bCs/>
          <w:i/>
          <w:iCs/>
        </w:rPr>
        <w:t>Beginning the Conversation</w:t>
      </w:r>
      <w:r w:rsidR="002A3E00" w:rsidRPr="00FB1623">
        <w:t xml:space="preserve"> </w:t>
      </w:r>
    </w:p>
    <w:p w:rsidR="002A3E00" w:rsidRPr="00FB1623" w:rsidRDefault="002A3E00" w:rsidP="002A3E00">
      <w:pPr>
        <w:tabs>
          <w:tab w:val="left" w:pos="-1152"/>
          <w:tab w:val="left" w:pos="-720"/>
          <w:tab w:val="left" w:pos="810"/>
          <w:tab w:val="left" w:pos="1080"/>
          <w:tab w:val="left" w:pos="1440"/>
          <w:tab w:val="left" w:pos="1800"/>
          <w:tab w:val="left" w:pos="2160"/>
          <w:tab w:val="left" w:pos="2520"/>
        </w:tabs>
        <w:ind w:left="360"/>
      </w:pPr>
    </w:p>
    <w:p w:rsidR="002A3E00" w:rsidRPr="00FB1623" w:rsidRDefault="002A3E00" w:rsidP="006D006D">
      <w:pPr>
        <w:pStyle w:val="BodyTextIndent3"/>
        <w:tabs>
          <w:tab w:val="left" w:pos="-1152"/>
          <w:tab w:val="left" w:pos="-720"/>
          <w:tab w:val="left" w:pos="810"/>
          <w:tab w:val="left" w:pos="1080"/>
          <w:tab w:val="left" w:pos="1440"/>
          <w:tab w:val="left" w:pos="1800"/>
          <w:tab w:val="left" w:pos="2160"/>
          <w:tab w:val="left" w:pos="2520"/>
        </w:tabs>
        <w:ind w:left="720"/>
        <w:rPr>
          <w:sz w:val="24"/>
          <w:szCs w:val="24"/>
        </w:rPr>
      </w:pPr>
      <w:r w:rsidRPr="00FB1623">
        <w:rPr>
          <w:sz w:val="24"/>
          <w:szCs w:val="24"/>
        </w:rPr>
        <w:t>When you meet your advisee for the first time, take a few minutes to get to know them.  Here are some suggested questions that may be helpful.</w:t>
      </w:r>
    </w:p>
    <w:p w:rsidR="002A3E00" w:rsidRPr="00FB1623" w:rsidRDefault="002A3E00"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Tell me about yourself.</w:t>
      </w:r>
    </w:p>
    <w:p w:rsidR="002A3E00" w:rsidRPr="00FB1623" w:rsidRDefault="002A3E00"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What do you hope to do with your life?</w:t>
      </w:r>
    </w:p>
    <w:p w:rsidR="002A3E00" w:rsidRPr="00FB1623" w:rsidRDefault="002A3E00"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 xml:space="preserve">What kind of extracurricular activities </w:t>
      </w:r>
      <w:r w:rsidR="002B5317">
        <w:rPr>
          <w:sz w:val="24"/>
          <w:szCs w:val="24"/>
        </w:rPr>
        <w:t>are you</w:t>
      </w:r>
      <w:r w:rsidR="00E413E2" w:rsidRPr="00FB1623">
        <w:rPr>
          <w:sz w:val="24"/>
          <w:szCs w:val="24"/>
        </w:rPr>
        <w:t xml:space="preserve"> interested in</w:t>
      </w:r>
      <w:r w:rsidRPr="00FB1623">
        <w:rPr>
          <w:sz w:val="24"/>
          <w:szCs w:val="24"/>
        </w:rPr>
        <w:t>?</w:t>
      </w:r>
    </w:p>
    <w:p w:rsidR="002A3E00" w:rsidRPr="00FB1623" w:rsidRDefault="00E413E2"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Have you had any difficulty in</w:t>
      </w:r>
      <w:r w:rsidR="002A3E00" w:rsidRPr="00FB1623">
        <w:rPr>
          <w:sz w:val="24"/>
          <w:szCs w:val="24"/>
        </w:rPr>
        <w:t xml:space="preserve"> adjusting to the university? </w:t>
      </w:r>
    </w:p>
    <w:p w:rsidR="002A3E00" w:rsidRPr="00FB1623" w:rsidRDefault="002A3E00"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 xml:space="preserve">How can I help you the most? </w:t>
      </w:r>
    </w:p>
    <w:p w:rsidR="002A3E00" w:rsidRPr="00FB1623" w:rsidRDefault="002A3E00"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 xml:space="preserve">Policies, course scheduling, career information, academic/personal problems? </w:t>
      </w:r>
    </w:p>
    <w:p w:rsidR="002A3E00" w:rsidRPr="00FB1623" w:rsidRDefault="002A3E00"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What major or majors (concentration) are you considering?</w:t>
      </w:r>
    </w:p>
    <w:p w:rsidR="002A3E00" w:rsidRPr="00FB1623" w:rsidRDefault="002A3E00"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Why are you considering this major?</w:t>
      </w:r>
    </w:p>
    <w:p w:rsidR="002A3E00" w:rsidRPr="00FB1623" w:rsidRDefault="002A3E00" w:rsidP="006D006D">
      <w:pPr>
        <w:pStyle w:val="BodyTextIndent3"/>
        <w:numPr>
          <w:ilvl w:val="0"/>
          <w:numId w:val="98"/>
        </w:numPr>
        <w:tabs>
          <w:tab w:val="left" w:pos="-1152"/>
          <w:tab w:val="left" w:pos="-720"/>
          <w:tab w:val="left" w:pos="810"/>
          <w:tab w:val="left" w:pos="1440"/>
          <w:tab w:val="left" w:pos="1800"/>
          <w:tab w:val="left" w:pos="2160"/>
          <w:tab w:val="left" w:pos="2520"/>
        </w:tabs>
        <w:spacing w:after="0"/>
        <w:ind w:left="1440"/>
        <w:rPr>
          <w:sz w:val="24"/>
          <w:szCs w:val="24"/>
        </w:rPr>
      </w:pPr>
      <w:r w:rsidRPr="00FB1623">
        <w:rPr>
          <w:sz w:val="24"/>
          <w:szCs w:val="24"/>
        </w:rPr>
        <w:t>Are there any special situations that I need to consider in planning – job or family responsibilities?</w:t>
      </w:r>
    </w:p>
    <w:p w:rsidR="002A3E00" w:rsidRPr="00FB1623" w:rsidRDefault="002A3E00" w:rsidP="006D006D">
      <w:pPr>
        <w:pStyle w:val="BodyTextIndent3"/>
        <w:numPr>
          <w:ilvl w:val="0"/>
          <w:numId w:val="98"/>
        </w:numPr>
        <w:tabs>
          <w:tab w:val="left" w:pos="-1152"/>
          <w:tab w:val="left" w:pos="-720"/>
          <w:tab w:val="left" w:pos="810"/>
          <w:tab w:val="left" w:pos="1080"/>
          <w:tab w:val="left" w:pos="1440"/>
          <w:tab w:val="left" w:pos="1800"/>
          <w:tab w:val="left" w:pos="2160"/>
          <w:tab w:val="left" w:pos="2520"/>
        </w:tabs>
        <w:spacing w:after="0"/>
        <w:ind w:left="1440"/>
        <w:rPr>
          <w:sz w:val="24"/>
          <w:szCs w:val="24"/>
        </w:rPr>
      </w:pPr>
      <w:r w:rsidRPr="00FB1623">
        <w:rPr>
          <w:sz w:val="24"/>
          <w:szCs w:val="24"/>
        </w:rPr>
        <w:t xml:space="preserve">What questions do you have about the university, major, course requirements, scheduling? </w:t>
      </w:r>
    </w:p>
    <w:p w:rsidR="002A3E00" w:rsidRPr="00FB1623" w:rsidRDefault="002A3E00" w:rsidP="006D006D">
      <w:pPr>
        <w:pStyle w:val="BodyTextIndent3"/>
        <w:numPr>
          <w:ilvl w:val="0"/>
          <w:numId w:val="98"/>
        </w:numPr>
        <w:tabs>
          <w:tab w:val="left" w:pos="-1152"/>
          <w:tab w:val="left" w:pos="-720"/>
          <w:tab w:val="left" w:pos="810"/>
          <w:tab w:val="left" w:pos="1080"/>
          <w:tab w:val="left" w:pos="1440"/>
          <w:tab w:val="left" w:pos="1800"/>
          <w:tab w:val="left" w:pos="2160"/>
          <w:tab w:val="left" w:pos="2520"/>
        </w:tabs>
        <w:spacing w:after="0"/>
        <w:ind w:left="1440"/>
        <w:rPr>
          <w:sz w:val="24"/>
          <w:szCs w:val="24"/>
        </w:rPr>
      </w:pPr>
      <w:r w:rsidRPr="00FB1623">
        <w:rPr>
          <w:sz w:val="24"/>
          <w:szCs w:val="24"/>
        </w:rPr>
        <w:t>Are you aware of the resources available to you? (</w:t>
      </w:r>
      <w:r w:rsidR="00B602B2" w:rsidRPr="00FB1623">
        <w:rPr>
          <w:sz w:val="24"/>
          <w:szCs w:val="24"/>
        </w:rPr>
        <w:t>Tutoring</w:t>
      </w:r>
      <w:r w:rsidRPr="00FB1623">
        <w:rPr>
          <w:sz w:val="24"/>
          <w:szCs w:val="24"/>
        </w:rPr>
        <w:t xml:space="preserve">, counseling, career planning, study abroad, </w:t>
      </w:r>
      <w:r w:rsidR="00B602B2" w:rsidRPr="00FB1623">
        <w:rPr>
          <w:sz w:val="24"/>
          <w:szCs w:val="24"/>
        </w:rPr>
        <w:t>Honors College</w:t>
      </w:r>
      <w:r w:rsidRPr="00FB1623">
        <w:rPr>
          <w:sz w:val="24"/>
          <w:szCs w:val="24"/>
        </w:rPr>
        <w:t>).</w:t>
      </w:r>
    </w:p>
    <w:p w:rsidR="00345CC3" w:rsidRPr="00FB1623" w:rsidRDefault="005C7A9E" w:rsidP="006D006D">
      <w:pPr>
        <w:ind w:left="1440" w:hanging="360"/>
        <w:jc w:val="center"/>
      </w:pPr>
      <w:r w:rsidRPr="00FB1623">
        <w:br w:type="page"/>
      </w:r>
      <w:r w:rsidR="00B0536E" w:rsidRPr="00B0536E">
        <w:rPr>
          <w:rStyle w:val="Heading1Char"/>
          <w:rFonts w:ascii="Times New Roman" w:eastAsia="Batang" w:hAnsi="Times New Roman"/>
          <w:caps/>
          <w:sz w:val="24"/>
          <w:szCs w:val="24"/>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7" type="#_x0000_t67" style="position:absolute;left:0;text-align:left;margin-left:265.2pt;margin-top:599.25pt;width:18pt;height:18pt;z-index:251660288" adj="9600">
            <v:shadow on="t" offset="3pt,4pt" offset2="2pt,4pt"/>
          </v:shape>
        </w:pict>
      </w:r>
      <w:r w:rsidR="00B0536E" w:rsidRPr="00B0536E">
        <w:rPr>
          <w:rFonts w:eastAsia="Batang"/>
          <w:noProof/>
        </w:rPr>
        <w:pict>
          <v:shapetype id="_x0000_t202" coordsize="21600,21600" o:spt="202" path="m,l,21600r21600,l21600,xe">
            <v:stroke joinstyle="miter"/>
            <v:path gradientshapeok="t" o:connecttype="rect"/>
          </v:shapetype>
          <v:shape id="_x0000_s1031" type="#_x0000_t202" style="position:absolute;left:0;text-align:left;margin-left:49.2pt;margin-top:468.6pt;width:456pt;height:125.4pt;z-index:251654144">
            <v:shadow on="t" offset="5pt,5pt" offset2="6pt,6pt"/>
            <v:textbox style="mso-next-textbox:#_x0000_s1031">
              <w:txbxContent>
                <w:p w:rsidR="005F4649" w:rsidRPr="00EF7B0E" w:rsidRDefault="005F4649" w:rsidP="00EF7B0E">
                  <w:pPr>
                    <w:rPr>
                      <w:b/>
                    </w:rPr>
                  </w:pPr>
                  <w:r w:rsidRPr="00EF7B0E">
                    <w:rPr>
                      <w:b/>
                    </w:rPr>
                    <w:t>Check Academic Progress</w:t>
                  </w:r>
                </w:p>
                <w:p w:rsidR="005F4649" w:rsidRPr="00B441D5" w:rsidRDefault="005F4649" w:rsidP="00B441D5">
                  <w:pPr>
                    <w:pStyle w:val="ListParagraph"/>
                    <w:numPr>
                      <w:ilvl w:val="0"/>
                      <w:numId w:val="104"/>
                    </w:numPr>
                    <w:spacing w:after="0" w:line="240" w:lineRule="auto"/>
                    <w:ind w:left="270" w:hanging="270"/>
                    <w:rPr>
                      <w:rFonts w:ascii="Times New Roman" w:hAnsi="Times New Roman"/>
                      <w:sz w:val="20"/>
                      <w:szCs w:val="20"/>
                    </w:rPr>
                  </w:pPr>
                  <w:r w:rsidRPr="00B441D5">
                    <w:rPr>
                      <w:rFonts w:ascii="Times New Roman" w:hAnsi="Times New Roman"/>
                      <w:sz w:val="20"/>
                      <w:szCs w:val="20"/>
                    </w:rPr>
                    <w:t>If GPA is less than 2.0, ask student to repeat FX, F, D-, D, and D+ grades.</w:t>
                  </w:r>
                </w:p>
                <w:p w:rsidR="005F4649" w:rsidRPr="00B441D5" w:rsidRDefault="005F4649" w:rsidP="00B441D5">
                  <w:pPr>
                    <w:pStyle w:val="ListParagraph"/>
                    <w:numPr>
                      <w:ilvl w:val="0"/>
                      <w:numId w:val="104"/>
                    </w:numPr>
                    <w:spacing w:after="0" w:line="240" w:lineRule="auto"/>
                    <w:ind w:left="270" w:hanging="270"/>
                    <w:rPr>
                      <w:rFonts w:ascii="Times New Roman" w:hAnsi="Times New Roman"/>
                      <w:sz w:val="20"/>
                      <w:szCs w:val="20"/>
                    </w:rPr>
                  </w:pPr>
                  <w:r w:rsidRPr="00B441D5">
                    <w:rPr>
                      <w:rFonts w:ascii="Times New Roman" w:hAnsi="Times New Roman"/>
                      <w:sz w:val="20"/>
                      <w:szCs w:val="20"/>
                    </w:rPr>
                    <w:t xml:space="preserve">If the grade of FX, F, D-, D, or D+ is in a </w:t>
                  </w:r>
                  <w:smartTag w:uri="urn:schemas-microsoft-com:office:smarttags" w:element="stockticker">
                    <w:r w:rsidRPr="00B441D5">
                      <w:rPr>
                        <w:rFonts w:ascii="Times New Roman" w:hAnsi="Times New Roman"/>
                        <w:sz w:val="20"/>
                        <w:szCs w:val="20"/>
                      </w:rPr>
                      <w:t>MAJ</w:t>
                    </w:r>
                  </w:smartTag>
                  <w:r w:rsidRPr="00B441D5">
                    <w:rPr>
                      <w:rFonts w:ascii="Times New Roman" w:hAnsi="Times New Roman"/>
                      <w:sz w:val="20"/>
                      <w:szCs w:val="20"/>
                    </w:rPr>
                    <w:t>OR course, student must repeat for a “C” or better.</w:t>
                  </w:r>
                </w:p>
                <w:p w:rsidR="005F4649" w:rsidRPr="00B441D5" w:rsidRDefault="005F4649" w:rsidP="00B441D5">
                  <w:pPr>
                    <w:pStyle w:val="ListParagraph"/>
                    <w:numPr>
                      <w:ilvl w:val="0"/>
                      <w:numId w:val="104"/>
                    </w:numPr>
                    <w:spacing w:after="0" w:line="240" w:lineRule="auto"/>
                    <w:ind w:left="270" w:hanging="270"/>
                    <w:rPr>
                      <w:rFonts w:ascii="Times New Roman" w:hAnsi="Times New Roman"/>
                      <w:sz w:val="20"/>
                      <w:szCs w:val="20"/>
                    </w:rPr>
                  </w:pPr>
                  <w:r w:rsidRPr="00B441D5">
                    <w:rPr>
                      <w:rFonts w:ascii="Times New Roman" w:hAnsi="Times New Roman"/>
                      <w:sz w:val="20"/>
                      <w:szCs w:val="20"/>
                    </w:rPr>
                    <w:t xml:space="preserve">If a course needs to be attempted more than twice, have student fill out the “Third Attempt of a Course” form (found at </w:t>
                  </w:r>
                  <w:hyperlink r:id="rId29" w:history="1">
                    <w:r w:rsidRPr="00B441D5">
                      <w:rPr>
                        <w:rStyle w:val="Hyperlink"/>
                        <w:rFonts w:ascii="Times New Roman" w:hAnsi="Times New Roman"/>
                        <w:sz w:val="20"/>
                        <w:szCs w:val="20"/>
                      </w:rPr>
                      <w:t>www.towson.edu/registrar/forms</w:t>
                    </w:r>
                  </w:hyperlink>
                  <w:r w:rsidRPr="00B441D5">
                    <w:rPr>
                      <w:rFonts w:ascii="Times New Roman" w:hAnsi="Times New Roman"/>
                      <w:sz w:val="20"/>
                      <w:szCs w:val="20"/>
                    </w:rPr>
                    <w:t>) and submit to Academic Standards.</w:t>
                  </w:r>
                </w:p>
                <w:p w:rsidR="005F4649" w:rsidRPr="00B441D5" w:rsidRDefault="005F4649" w:rsidP="00EF7B0E">
                  <w:pPr>
                    <w:rPr>
                      <w:sz w:val="20"/>
                    </w:rPr>
                  </w:pPr>
                </w:p>
                <w:p w:rsidR="005F4649" w:rsidRPr="00EF7B0E" w:rsidRDefault="005F4649" w:rsidP="00EF7B0E">
                  <w:pPr>
                    <w:rPr>
                      <w:b/>
                    </w:rPr>
                  </w:pPr>
                  <w:r w:rsidRPr="00EF7B0E">
                    <w:rPr>
                      <w:b/>
                    </w:rPr>
                    <w:t>Check Credit towards Graduation</w:t>
                  </w:r>
                </w:p>
                <w:p w:rsidR="005F4649" w:rsidRPr="00B441D5" w:rsidRDefault="005F4649" w:rsidP="00B441D5">
                  <w:pPr>
                    <w:pStyle w:val="ListParagraph"/>
                    <w:numPr>
                      <w:ilvl w:val="0"/>
                      <w:numId w:val="105"/>
                    </w:numPr>
                    <w:ind w:left="270" w:hanging="270"/>
                    <w:rPr>
                      <w:rFonts w:ascii="Times New Roman" w:hAnsi="Times New Roman"/>
                      <w:sz w:val="20"/>
                    </w:rPr>
                  </w:pPr>
                  <w:r w:rsidRPr="00B441D5">
                    <w:rPr>
                      <w:rFonts w:ascii="Times New Roman" w:hAnsi="Times New Roman"/>
                      <w:sz w:val="20"/>
                    </w:rPr>
                    <w:t>Minimum of 120 credits **Excludes repeated courses or duplicated transfer courses**</w:t>
                  </w:r>
                </w:p>
                <w:p w:rsidR="005F4649" w:rsidRPr="00B441D5" w:rsidRDefault="005F4649" w:rsidP="00B441D5">
                  <w:pPr>
                    <w:pStyle w:val="ListParagraph"/>
                    <w:numPr>
                      <w:ilvl w:val="0"/>
                      <w:numId w:val="105"/>
                    </w:numPr>
                    <w:ind w:left="270" w:hanging="270"/>
                    <w:rPr>
                      <w:rFonts w:ascii="Times New Roman" w:hAnsi="Times New Roman"/>
                      <w:sz w:val="20"/>
                    </w:rPr>
                  </w:pPr>
                  <w:r w:rsidRPr="00B441D5">
                    <w:rPr>
                      <w:rFonts w:ascii="Times New Roman" w:hAnsi="Times New Roman"/>
                      <w:sz w:val="20"/>
                    </w:rPr>
                    <w:t>Minimum of 32 upper-level credits (300 or 400 level)</w:t>
                  </w:r>
                </w:p>
              </w:txbxContent>
            </v:textbox>
          </v:shape>
        </w:pict>
      </w:r>
      <w:r w:rsidR="00B0536E" w:rsidRPr="00B0536E">
        <w:rPr>
          <w:rStyle w:val="Heading1Char"/>
          <w:rFonts w:ascii="Times New Roman" w:eastAsia="Batang" w:hAnsi="Times New Roman"/>
          <w:caps/>
          <w:sz w:val="24"/>
          <w:szCs w:val="24"/>
        </w:rPr>
        <w:pict>
          <v:shape id="_x0000_s1030" type="#_x0000_t202" style="position:absolute;left:0;text-align:left;margin-left:49.2pt;margin-top:621.75pt;width:462pt;height:72.15pt;z-index:251653120">
            <v:shadow on="t" offset="5pt,6pt" offset2="6pt,8pt"/>
            <v:textbox style="mso-next-textbox:#_x0000_s1030">
              <w:txbxContent>
                <w:p w:rsidR="005F4649" w:rsidRDefault="005F4649" w:rsidP="00643417">
                  <w:pPr>
                    <w:ind w:right="-540"/>
                    <w:jc w:val="center"/>
                    <w:rPr>
                      <w:b/>
                    </w:rPr>
                  </w:pPr>
                  <w:r>
                    <w:rPr>
                      <w:b/>
                    </w:rPr>
                    <w:t>Plan Courses for Next Semester</w:t>
                  </w:r>
                </w:p>
                <w:p w:rsidR="005F4649" w:rsidRPr="00B441D5" w:rsidRDefault="005F4649" w:rsidP="009E547F">
                  <w:pPr>
                    <w:numPr>
                      <w:ilvl w:val="0"/>
                      <w:numId w:val="15"/>
                    </w:numPr>
                    <w:ind w:right="-540"/>
                    <w:rPr>
                      <w:bCs/>
                      <w:sz w:val="20"/>
                      <w:szCs w:val="20"/>
                    </w:rPr>
                  </w:pPr>
                  <w:r w:rsidRPr="00B441D5">
                    <w:rPr>
                      <w:bCs/>
                      <w:sz w:val="20"/>
                      <w:szCs w:val="20"/>
                    </w:rPr>
                    <w:t xml:space="preserve">Pay special attention to course prerequisites. (Online Prerequisite Checking Matrix located at </w:t>
                  </w:r>
                  <w:hyperlink r:id="rId30" w:history="1">
                    <w:r w:rsidRPr="00B441D5">
                      <w:rPr>
                        <w:rStyle w:val="Hyperlink"/>
                        <w:bCs/>
                        <w:sz w:val="20"/>
                        <w:szCs w:val="20"/>
                      </w:rPr>
                      <w:t>http://www.towson.edu/cbe/Files/students/CBE_Online_Prerequisite_Checking.pdf</w:t>
                    </w:r>
                  </w:hyperlink>
                  <w:r w:rsidRPr="00B441D5">
                    <w:rPr>
                      <w:bCs/>
                      <w:sz w:val="20"/>
                      <w:szCs w:val="20"/>
                    </w:rPr>
                    <w:t xml:space="preserve">) </w:t>
                  </w:r>
                </w:p>
                <w:p w:rsidR="005F4649" w:rsidRPr="00B441D5" w:rsidRDefault="005F4649" w:rsidP="009E547F">
                  <w:pPr>
                    <w:numPr>
                      <w:ilvl w:val="0"/>
                      <w:numId w:val="15"/>
                    </w:numPr>
                    <w:ind w:right="-540"/>
                    <w:rPr>
                      <w:bCs/>
                      <w:sz w:val="20"/>
                      <w:szCs w:val="20"/>
                    </w:rPr>
                  </w:pPr>
                  <w:r w:rsidRPr="00B441D5">
                    <w:rPr>
                      <w:bCs/>
                      <w:sz w:val="20"/>
                      <w:szCs w:val="20"/>
                    </w:rPr>
                    <w:t>Discuss his/her interests with student.</w:t>
                  </w:r>
                </w:p>
                <w:p w:rsidR="005F4649" w:rsidRPr="00B441D5" w:rsidRDefault="005F4649" w:rsidP="009E547F">
                  <w:pPr>
                    <w:numPr>
                      <w:ilvl w:val="0"/>
                      <w:numId w:val="15"/>
                    </w:numPr>
                    <w:ind w:right="-540"/>
                    <w:rPr>
                      <w:bCs/>
                      <w:sz w:val="20"/>
                      <w:szCs w:val="20"/>
                    </w:rPr>
                  </w:pPr>
                  <w:r w:rsidRPr="00B441D5">
                    <w:rPr>
                      <w:bCs/>
                      <w:sz w:val="20"/>
                      <w:szCs w:val="20"/>
                    </w:rPr>
                    <w:t>Remove Advising Hold</w:t>
                  </w:r>
                </w:p>
              </w:txbxContent>
            </v:textbox>
          </v:shape>
        </w:pict>
      </w:r>
      <w:r w:rsidR="00B0536E" w:rsidRPr="00B0536E">
        <w:rPr>
          <w:rStyle w:val="Heading1Char"/>
          <w:rFonts w:ascii="Times New Roman" w:eastAsia="Batang" w:hAnsi="Times New Roman"/>
          <w:caps/>
          <w:sz w:val="24"/>
          <w:szCs w:val="24"/>
        </w:rPr>
        <w:pict>
          <v:shape id="_x0000_s1032" type="#_x0000_t202" style="position:absolute;left:0;text-align:left;margin-left:112.4pt;margin-top:131.25pt;width:324pt;height:48pt;z-index:251655168">
            <v:shadow on="t" offset="6pt,5pt" offset2="8pt,6pt"/>
            <v:textbox style="mso-next-textbox:#_x0000_s1032">
              <w:txbxContent>
                <w:p w:rsidR="005F4649" w:rsidRDefault="005F4649" w:rsidP="00643417">
                  <w:pPr>
                    <w:pStyle w:val="BodyText"/>
                    <w:rPr>
                      <w:b/>
                      <w:bCs/>
                    </w:rPr>
                  </w:pPr>
                  <w:r>
                    <w:rPr>
                      <w:b/>
                      <w:bCs/>
                    </w:rPr>
                    <w:t xml:space="preserve">Update the student’s advising form.  </w:t>
                  </w:r>
                  <w:r>
                    <w:rPr>
                      <w:b/>
                      <w:bCs/>
                    </w:rPr>
                    <w:br/>
                    <w:t>If new one is needed, click on</w:t>
                  </w:r>
                </w:p>
                <w:p w:rsidR="005F4649" w:rsidRDefault="00B0536E" w:rsidP="00643417">
                  <w:pPr>
                    <w:pStyle w:val="BodyText"/>
                    <w:rPr>
                      <w:bCs/>
                      <w:sz w:val="20"/>
                    </w:rPr>
                  </w:pPr>
                  <w:hyperlink r:id="rId31" w:history="1">
                    <w:r w:rsidR="005F4649" w:rsidRPr="009F36C9">
                      <w:rPr>
                        <w:rStyle w:val="Hyperlink"/>
                        <w:bCs/>
                        <w:sz w:val="20"/>
                      </w:rPr>
                      <w:t>http://www.towson.edu/cbe/student_resources/advising/forms.asp</w:t>
                    </w:r>
                  </w:hyperlink>
                </w:p>
                <w:p w:rsidR="005F4649" w:rsidRDefault="005F4649" w:rsidP="00643417">
                  <w:pPr>
                    <w:pStyle w:val="BodyText"/>
                    <w:rPr>
                      <w:b/>
                      <w:bCs/>
                    </w:rPr>
                  </w:pPr>
                </w:p>
              </w:txbxContent>
            </v:textbox>
          </v:shape>
        </w:pict>
      </w:r>
      <w:r w:rsidR="00B0536E" w:rsidRPr="00B0536E">
        <w:rPr>
          <w:rStyle w:val="Heading1Char"/>
          <w:rFonts w:ascii="Times New Roman" w:eastAsia="Batang" w:hAnsi="Times New Roman"/>
          <w:caps/>
          <w:sz w:val="24"/>
          <w:szCs w:val="24"/>
        </w:rPr>
        <w:pict>
          <v:shape id="_x0000_s1035" type="#_x0000_t67" style="position:absolute;left:0;text-align:left;margin-left:262.8pt;margin-top:113.25pt;width:18pt;height:18pt;z-index:251658240" adj="9600">
            <v:shadow on="t" offset="3pt,4pt" offset2="2pt,4pt"/>
          </v:shape>
        </w:pict>
      </w:r>
      <w:r w:rsidR="00B0536E" w:rsidRPr="00B0536E">
        <w:rPr>
          <w:rStyle w:val="Heading1Char"/>
          <w:rFonts w:ascii="Times New Roman" w:eastAsia="Batang" w:hAnsi="Times New Roman"/>
          <w:caps/>
          <w:sz w:val="24"/>
          <w:szCs w:val="24"/>
        </w:rPr>
        <w:pict>
          <v:shape id="_x0000_s1040" type="#_x0000_t67" style="position:absolute;left:0;text-align:left;margin-left:262.8pt;margin-top:185.5pt;width:18pt;height:18pt;z-index:251663360" adj="9600">
            <v:shadow on="t" offset="3pt,4pt" offset2="2pt,4pt"/>
          </v:shape>
        </w:pict>
      </w:r>
      <w:r w:rsidR="00B0536E" w:rsidRPr="00B0536E">
        <w:rPr>
          <w:rStyle w:val="Heading1Char"/>
          <w:rFonts w:ascii="Times New Roman" w:eastAsia="Batang" w:hAnsi="Times New Roman"/>
          <w:caps/>
          <w:sz w:val="24"/>
          <w:szCs w:val="24"/>
        </w:rPr>
        <w:pict>
          <v:shape id="_x0000_s1041" type="#_x0000_t67" style="position:absolute;left:0;text-align:left;margin-left:265.2pt;margin-top:237.15pt;width:18pt;height:18pt;z-index:251664384" adj="9600">
            <v:shadow on="t" offset="3pt,4pt" offset2="2pt,4pt"/>
          </v:shape>
        </w:pict>
      </w:r>
      <w:r w:rsidR="00B0536E" w:rsidRPr="00B0536E">
        <w:rPr>
          <w:rStyle w:val="Heading1Char"/>
          <w:rFonts w:ascii="Times New Roman" w:eastAsia="Batang" w:hAnsi="Times New Roman"/>
          <w:caps/>
          <w:sz w:val="24"/>
          <w:szCs w:val="24"/>
        </w:rPr>
        <w:pict>
          <v:shape id="_x0000_s1038" type="#_x0000_t202" style="position:absolute;left:0;text-align:left;margin-left:73.2pt;margin-top:203.5pt;width:426pt;height:26.45pt;z-index:251661312">
            <v:shadow on="t" offset="7pt,6pt" offset2="10pt,8pt"/>
            <v:textbox style="mso-next-textbox:#_x0000_s1038">
              <w:txbxContent>
                <w:p w:rsidR="005F4649" w:rsidRDefault="005F4649" w:rsidP="00643417">
                  <w:pPr>
                    <w:pStyle w:val="BodyText"/>
                    <w:rPr>
                      <w:b/>
                      <w:bCs/>
                    </w:rPr>
                  </w:pPr>
                  <w:r>
                    <w:rPr>
                      <w:b/>
                      <w:bCs/>
                    </w:rPr>
                    <w:t>Evaluate Completion of University Requirements: (GenEds)</w:t>
                  </w:r>
                </w:p>
                <w:p w:rsidR="005F4649" w:rsidRPr="00F33939" w:rsidRDefault="005F4649" w:rsidP="00643417">
                  <w:pPr>
                    <w:rPr>
                      <w:sz w:val="20"/>
                    </w:rPr>
                  </w:pPr>
                  <w:r>
                    <w:rPr>
                      <w:noProof/>
                      <w:sz w:val="20"/>
                    </w:rPr>
                    <w:drawing>
                      <wp:inline distT="0" distB="0" distL="0" distR="0">
                        <wp:extent cx="2781300" cy="97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2781300" cy="971550"/>
                                </a:xfrm>
                                <a:prstGeom prst="rect">
                                  <a:avLst/>
                                </a:prstGeom>
                                <a:noFill/>
                                <a:ln w="9525">
                                  <a:noFill/>
                                  <a:miter lim="800000"/>
                                  <a:headEnd/>
                                  <a:tailEnd/>
                                </a:ln>
                              </pic:spPr>
                            </pic:pic>
                          </a:graphicData>
                        </a:graphic>
                      </wp:inline>
                    </w:drawing>
                  </w:r>
                </w:p>
              </w:txbxContent>
            </v:textbox>
          </v:shape>
        </w:pict>
      </w:r>
      <w:r w:rsidR="00B0536E" w:rsidRPr="00B0536E">
        <w:rPr>
          <w:rStyle w:val="Heading1Char"/>
          <w:rFonts w:ascii="Times New Roman" w:eastAsia="Batang" w:hAnsi="Times New Roman"/>
          <w:caps/>
          <w:sz w:val="24"/>
          <w:szCs w:val="24"/>
        </w:rPr>
        <w:pict>
          <v:shape id="_x0000_s1039" type="#_x0000_t202" style="position:absolute;left:0;text-align:left;margin-left:121.4pt;margin-top:255.15pt;width:315pt;height:61.8pt;z-index:251662336;mso-position-horizontal-relative:margin" wrapcoords="-81 -170 -81 21600 161 22280 21922 22280 21922 850 21681 -170 -81 -170">
            <v:shadow on="t" offset="3pt,4pt" offset2="2pt,4pt"/>
            <v:textbox style="mso-next-textbox:#_x0000_s1039">
              <w:txbxContent>
                <w:p w:rsidR="005F4649" w:rsidRDefault="005F4649" w:rsidP="009E547F">
                  <w:pPr>
                    <w:rPr>
                      <w:b/>
                      <w:bCs/>
                    </w:rPr>
                  </w:pPr>
                  <w:r>
                    <w:rPr>
                      <w:b/>
                      <w:bCs/>
                    </w:rPr>
                    <w:t>GenEd Rules:</w:t>
                  </w:r>
                </w:p>
                <w:p w:rsidR="005F4649" w:rsidRDefault="005F4649" w:rsidP="009E547F">
                  <w:pPr>
                    <w:numPr>
                      <w:ilvl w:val="0"/>
                      <w:numId w:val="16"/>
                    </w:numPr>
                    <w:ind w:left="1440" w:hanging="1350"/>
                    <w:rPr>
                      <w:sz w:val="20"/>
                    </w:rPr>
                  </w:pPr>
                  <w:r>
                    <w:rPr>
                      <w:sz w:val="20"/>
                    </w:rPr>
                    <w:t xml:space="preserve">Gen Ed II. A  </w:t>
                  </w:r>
                  <w:r>
                    <w:rPr>
                      <w:sz w:val="20"/>
                    </w:rPr>
                    <w:tab/>
                    <w:t xml:space="preserve">8 to 10 units.  At least </w:t>
                  </w:r>
                  <w:r w:rsidRPr="004909B6">
                    <w:rPr>
                      <w:sz w:val="20"/>
                    </w:rPr>
                    <w:t>one must be a lab course.</w:t>
                  </w:r>
                </w:p>
                <w:p w:rsidR="005F4649" w:rsidRDefault="005F4649" w:rsidP="009E547F">
                  <w:pPr>
                    <w:numPr>
                      <w:ilvl w:val="0"/>
                      <w:numId w:val="16"/>
                    </w:numPr>
                    <w:ind w:left="1440" w:hanging="1350"/>
                    <w:rPr>
                      <w:sz w:val="20"/>
                    </w:rPr>
                  </w:pPr>
                  <w:r w:rsidRPr="004909B6">
                    <w:rPr>
                      <w:sz w:val="20"/>
                    </w:rPr>
                    <w:t>Gen Ed II.B.1:   Must be different discipline than II. C.1.</w:t>
                  </w:r>
                </w:p>
                <w:p w:rsidR="005F4649" w:rsidRPr="004909B6" w:rsidRDefault="005F4649" w:rsidP="009E547F">
                  <w:pPr>
                    <w:numPr>
                      <w:ilvl w:val="0"/>
                      <w:numId w:val="16"/>
                    </w:numPr>
                    <w:ind w:left="1440" w:hanging="1350"/>
                    <w:rPr>
                      <w:sz w:val="20"/>
                    </w:rPr>
                  </w:pPr>
                  <w:r w:rsidRPr="004909B6">
                    <w:rPr>
                      <w:sz w:val="20"/>
                    </w:rPr>
                    <w:t xml:space="preserve">Gen Ed II. C.2:    </w:t>
                  </w:r>
                  <w:r>
                    <w:rPr>
                      <w:sz w:val="20"/>
                    </w:rPr>
                    <w:t>2</w:t>
                  </w:r>
                  <w:r w:rsidRPr="004909B6">
                    <w:rPr>
                      <w:sz w:val="20"/>
                    </w:rPr>
                    <w:t xml:space="preserve"> courses in </w:t>
                  </w:r>
                  <w:r>
                    <w:rPr>
                      <w:sz w:val="20"/>
                    </w:rPr>
                    <w:t xml:space="preserve">2 </w:t>
                  </w:r>
                  <w:r w:rsidRPr="004909B6">
                    <w:rPr>
                      <w:sz w:val="20"/>
                    </w:rPr>
                    <w:t>different disciplines.</w:t>
                  </w:r>
                </w:p>
              </w:txbxContent>
            </v:textbox>
            <w10:wrap anchorx="margin"/>
          </v:shape>
        </w:pict>
      </w:r>
      <w:r w:rsidR="00B0536E" w:rsidRPr="00B0536E">
        <w:rPr>
          <w:rStyle w:val="Heading1Char"/>
          <w:rFonts w:ascii="Times New Roman" w:eastAsia="Batang" w:hAnsi="Times New Roman"/>
          <w:caps/>
          <w:sz w:val="24"/>
          <w:szCs w:val="24"/>
        </w:rPr>
        <w:pict>
          <v:shape id="_x0000_s1029" type="#_x0000_t202" style="position:absolute;left:0;text-align:left;margin-left:49.2pt;margin-top:351.9pt;width:462pt;height:81pt;z-index:251652096" o:allowoverlap="f">
            <v:shadow on="t" offset="5pt,5pt" offset2="6pt,6pt"/>
            <v:textbox style="mso-next-textbox:#_x0000_s1029">
              <w:txbxContent>
                <w:p w:rsidR="005F4649" w:rsidRPr="00EF3DEF" w:rsidRDefault="005F4649" w:rsidP="00643417">
                  <w:pPr>
                    <w:jc w:val="center"/>
                    <w:rPr>
                      <w:sz w:val="20"/>
                    </w:rPr>
                  </w:pPr>
                  <w:r>
                    <w:rPr>
                      <w:b/>
                      <w:bCs/>
                    </w:rPr>
                    <w:t>Evaluate Completion of Major Requirements</w:t>
                  </w:r>
                </w:p>
                <w:p w:rsidR="005F4649" w:rsidRDefault="005F4649" w:rsidP="009E547F">
                  <w:pPr>
                    <w:numPr>
                      <w:ilvl w:val="0"/>
                      <w:numId w:val="14"/>
                    </w:numPr>
                    <w:rPr>
                      <w:sz w:val="20"/>
                    </w:rPr>
                  </w:pPr>
                  <w:r>
                    <w:rPr>
                      <w:sz w:val="20"/>
                    </w:rPr>
                    <w:t>Must have a grade of “C” or higher in all courses for the major</w:t>
                  </w:r>
                </w:p>
                <w:p w:rsidR="005F4649" w:rsidRDefault="005F4649" w:rsidP="009E547F">
                  <w:pPr>
                    <w:numPr>
                      <w:ilvl w:val="0"/>
                      <w:numId w:val="14"/>
                    </w:numPr>
                    <w:rPr>
                      <w:sz w:val="20"/>
                    </w:rPr>
                  </w:pPr>
                  <w:r>
                    <w:rPr>
                      <w:sz w:val="20"/>
                    </w:rPr>
                    <w:t>If a “C-“, “D-“,  “D”, or “D+“ grade is earned or transferred then the course MUST BE REPEATED</w:t>
                  </w:r>
                </w:p>
                <w:p w:rsidR="005F4649" w:rsidRDefault="005F4649" w:rsidP="009E547F">
                  <w:pPr>
                    <w:numPr>
                      <w:ilvl w:val="0"/>
                      <w:numId w:val="14"/>
                    </w:numPr>
                    <w:rPr>
                      <w:sz w:val="20"/>
                    </w:rPr>
                  </w:pPr>
                  <w:r>
                    <w:rPr>
                      <w:sz w:val="20"/>
                    </w:rPr>
                    <w:t xml:space="preserve">If a transfer course might be equivalent to a major requirement, PETITION the course with the department which offers the course at Towson (form located in ST 301) </w:t>
                  </w:r>
                </w:p>
                <w:p w:rsidR="005F4649" w:rsidRDefault="005F4649" w:rsidP="009E547F">
                  <w:pPr>
                    <w:numPr>
                      <w:ilvl w:val="0"/>
                      <w:numId w:val="14"/>
                    </w:numPr>
                    <w:rPr>
                      <w:sz w:val="20"/>
                    </w:rPr>
                  </w:pPr>
                  <w:r>
                    <w:rPr>
                      <w:sz w:val="20"/>
                    </w:rPr>
                    <w:t>GenEds may also fulfill a major requirement, e.g., ECON201 or 202.</w:t>
                  </w:r>
                </w:p>
              </w:txbxContent>
            </v:textbox>
          </v:shape>
        </w:pict>
      </w:r>
      <w:r w:rsidR="00B0536E" w:rsidRPr="00B0536E">
        <w:rPr>
          <w:rStyle w:val="Heading1Char"/>
          <w:rFonts w:ascii="Times New Roman" w:eastAsia="Batang" w:hAnsi="Times New Roman"/>
          <w:caps/>
          <w:sz w:val="24"/>
          <w:szCs w:val="24"/>
        </w:rPr>
        <w:pict>
          <v:shape id="_x0000_s1036" type="#_x0000_t67" style="position:absolute;left:0;text-align:left;margin-left:262.8pt;margin-top:441.95pt;width:18pt;height:21.65pt;z-index:251659264" adj="9600">
            <v:shadow on="t" offset="3pt,4pt" offset2="2pt,4pt"/>
          </v:shape>
        </w:pict>
      </w:r>
      <w:r w:rsidR="00B0536E" w:rsidRPr="00B0536E">
        <w:rPr>
          <w:rStyle w:val="Heading1Char"/>
          <w:rFonts w:ascii="Times New Roman" w:eastAsia="Batang" w:hAnsi="Times New Roman"/>
          <w:caps/>
          <w:sz w:val="24"/>
          <w:szCs w:val="24"/>
        </w:rPr>
        <w:pict>
          <v:shape id="_x0000_s1026" type="#_x0000_t67" style="position:absolute;left:0;text-align:left;margin-left:262.8pt;margin-top:324.75pt;width:18pt;height:18pt;z-index:251649024" adj="9600">
            <v:shadow on="t" offset="3pt,4pt" offset2="2pt,4pt"/>
          </v:shape>
        </w:pict>
      </w:r>
      <w:bookmarkStart w:id="8" w:name="_Toc272398341"/>
      <w:r w:rsidR="005B1A94" w:rsidRPr="00FB1623">
        <w:rPr>
          <w:rStyle w:val="Heading1Char"/>
          <w:rFonts w:ascii="Times New Roman" w:hAnsi="Times New Roman"/>
          <w:caps/>
          <w:sz w:val="24"/>
          <w:szCs w:val="24"/>
        </w:rPr>
        <w:t>Scheduling</w:t>
      </w:r>
      <w:r w:rsidR="00721801" w:rsidRPr="00FB1623">
        <w:rPr>
          <w:rStyle w:val="Heading1Char"/>
          <w:rFonts w:ascii="Times New Roman" w:hAnsi="Times New Roman"/>
          <w:caps/>
          <w:sz w:val="24"/>
          <w:szCs w:val="24"/>
        </w:rPr>
        <w:t xml:space="preserve"> </w:t>
      </w:r>
      <w:r w:rsidR="00EF7B0E" w:rsidRPr="00FB1623">
        <w:rPr>
          <w:rStyle w:val="Heading1Char"/>
          <w:rFonts w:ascii="Times New Roman" w:hAnsi="Times New Roman"/>
          <w:caps/>
          <w:sz w:val="24"/>
          <w:szCs w:val="24"/>
        </w:rPr>
        <w:t>Process</w:t>
      </w:r>
      <w:bookmarkEnd w:id="8"/>
      <w:r w:rsidR="00B0536E" w:rsidRPr="00B0536E">
        <w:rPr>
          <w:rFonts w:eastAsia="Batang"/>
          <w:noProof/>
        </w:rPr>
        <w:pict>
          <v:shape id="_x0000_s1034" type="#_x0000_t67" style="position:absolute;left:0;text-align:left;margin-left:259.2pt;margin-top:63pt;width:18pt;height:18pt;z-index:251657216;mso-position-horizontal-relative:text;mso-position-vertical-relative:text" adj="9600">
            <v:shadow on="t" offset="3pt,4pt" offset2="2pt,4pt"/>
          </v:shape>
        </w:pict>
      </w:r>
      <w:r w:rsidR="00B0536E" w:rsidRPr="00B0536E">
        <w:rPr>
          <w:rFonts w:eastAsia="Batang"/>
          <w:noProof/>
        </w:rPr>
        <w:pict>
          <v:shape id="_x0000_s1033" type="#_x0000_t202" style="position:absolute;left:0;text-align:left;margin-left:0;margin-top:33.9pt;width:402pt;height:24.7pt;z-index:251656192;mso-position-horizontal:center;mso-position-horizontal-relative:margin;mso-position-vertical-relative:text">
            <v:shadow on="t" offset="7pt,6pt" offset2="10pt,8pt"/>
            <o:extrusion v:ext="view" specularity="80000f" lightposition="-50000" lightposition2="50000" type="perspective"/>
            <o:lock v:ext="edit" aspectratio="t"/>
            <v:textbox style="mso-next-textbox:#_x0000_s1033">
              <w:txbxContent>
                <w:p w:rsidR="005F4649" w:rsidRDefault="005F4649" w:rsidP="00643417">
                  <w:pPr>
                    <w:pStyle w:val="BodyText"/>
                    <w:rPr>
                      <w:b/>
                      <w:bCs/>
                    </w:rPr>
                  </w:pPr>
                  <w:r>
                    <w:rPr>
                      <w:b/>
                      <w:bCs/>
                    </w:rPr>
                    <w:t xml:space="preserve">Access Student’s Degree Progress Report Transcript in PeopleSoft </w:t>
                  </w:r>
                </w:p>
              </w:txbxContent>
            </v:textbox>
            <w10:wrap anchorx="margin"/>
          </v:shape>
        </w:pict>
      </w:r>
      <w:r w:rsidR="00B0536E" w:rsidRPr="00B0536E">
        <w:rPr>
          <w:rFonts w:eastAsia="Batang"/>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left:0;text-align:left;margin-left:373.2pt;margin-top:76.2pt;width:132pt;height:40.8pt;z-index:251651072;mso-position-horizontal-relative:text;mso-position-vertical-relative:text" adj="-3862,13262">
            <v:shadow on="t" offset="4pt,4pt" offset2="4pt,4pt"/>
            <v:textbox style="mso-next-textbox:#_x0000_s1028">
              <w:txbxContent>
                <w:p w:rsidR="005F4649" w:rsidRPr="0089712F" w:rsidRDefault="005F4649" w:rsidP="00643417">
                  <w:pPr>
                    <w:pStyle w:val="BodyText2"/>
                    <w:jc w:val="center"/>
                    <w:rPr>
                      <w:sz w:val="18"/>
                      <w:szCs w:val="18"/>
                    </w:rPr>
                  </w:pPr>
                  <w:r w:rsidRPr="0089712F">
                    <w:rPr>
                      <w:sz w:val="18"/>
                      <w:szCs w:val="18"/>
                    </w:rPr>
                    <w:t>Top Section of the Report</w:t>
                  </w:r>
                </w:p>
                <w:p w:rsidR="005F4649" w:rsidRPr="0089712F" w:rsidRDefault="005F4649" w:rsidP="00643417">
                  <w:pPr>
                    <w:pStyle w:val="BodyText2"/>
                    <w:jc w:val="center"/>
                    <w:rPr>
                      <w:sz w:val="18"/>
                      <w:szCs w:val="18"/>
                    </w:rPr>
                  </w:pPr>
                  <w:r w:rsidRPr="0089712F">
                    <w:rPr>
                      <w:b/>
                      <w:bCs w:val="0"/>
                      <w:sz w:val="18"/>
                      <w:szCs w:val="18"/>
                    </w:rPr>
                    <w:t xml:space="preserve">Academic Program History and Basis of Admission </w:t>
                  </w:r>
                </w:p>
              </w:txbxContent>
            </v:textbox>
          </v:shape>
        </w:pict>
      </w:r>
      <w:r w:rsidR="00B0536E" w:rsidRPr="00B0536E">
        <w:rPr>
          <w:rFonts w:eastAsia="Batang"/>
          <w:noProof/>
        </w:rPr>
        <w:pict>
          <v:shape id="_x0000_s1027" type="#_x0000_t202" style="position:absolute;left:0;text-align:left;margin-left:73.2pt;margin-top:85.2pt;width:276pt;height:22.8pt;z-index:251650048;mso-position-horizontal-relative:text;mso-position-vertical-relative:text">
            <v:shadow on="t" offset="7pt,6pt" offset2="10pt,8pt"/>
            <o:extrusion v:ext="view" specularity="80000f" lightposition="-50000" lightposition2="50000" type="perspective"/>
            <v:textbox style="mso-next-textbox:#_x0000_s1027">
              <w:txbxContent>
                <w:p w:rsidR="005F4649" w:rsidRDefault="005F4649" w:rsidP="00643417">
                  <w:pPr>
                    <w:pStyle w:val="BodyText"/>
                    <w:rPr>
                      <w:b/>
                      <w:bCs/>
                    </w:rPr>
                  </w:pPr>
                  <w:r>
                    <w:rPr>
                      <w:b/>
                      <w:bCs/>
                    </w:rPr>
                    <w:t xml:space="preserve">Determine the Student’s Major and Catalog Year </w:t>
                  </w:r>
                </w:p>
              </w:txbxContent>
            </v:textbox>
          </v:shape>
        </w:pict>
      </w:r>
      <w:r w:rsidR="00643417" w:rsidRPr="00FB1623">
        <w:br w:type="page"/>
      </w:r>
    </w:p>
    <w:p w:rsidR="00942347" w:rsidRPr="00FB1623" w:rsidRDefault="00942347" w:rsidP="00B602B2">
      <w:pPr>
        <w:pStyle w:val="Heading1"/>
        <w:jc w:val="center"/>
        <w:rPr>
          <w:rFonts w:ascii="Times New Roman" w:hAnsi="Times New Roman"/>
          <w:caps/>
          <w:sz w:val="24"/>
          <w:szCs w:val="24"/>
        </w:rPr>
      </w:pPr>
      <w:bookmarkStart w:id="9" w:name="_Toc272398342"/>
      <w:r w:rsidRPr="00FB1623">
        <w:rPr>
          <w:rFonts w:ascii="Times New Roman" w:hAnsi="Times New Roman"/>
          <w:caps/>
          <w:sz w:val="24"/>
          <w:szCs w:val="24"/>
        </w:rPr>
        <w:lastRenderedPageBreak/>
        <w:t>ADVISING THE PBUA or PEBU Student ON COURSE SELECTION GIVEN the STATUS OF THEIR APPLICATION TO THE MAJOR</w:t>
      </w:r>
      <w:bookmarkEnd w:id="9"/>
    </w:p>
    <w:p w:rsidR="00942347" w:rsidRPr="00FB1623" w:rsidRDefault="00942347" w:rsidP="00942347">
      <w:pPr>
        <w:jc w:val="center"/>
        <w:rPr>
          <w:b/>
          <w:caps/>
        </w:rPr>
      </w:pPr>
    </w:p>
    <w:p w:rsidR="00942347" w:rsidRPr="00FB1623" w:rsidRDefault="00942347" w:rsidP="00942347">
      <w:r w:rsidRPr="00FB1623">
        <w:t xml:space="preserve">It is the student’s responsibility to verify that he/she has met the prerequisites to a course prior to enrolling. See the Online Prerequisite Checking Matrix: </w:t>
      </w:r>
      <w:hyperlink r:id="rId33" w:history="1">
        <w:r w:rsidRPr="00FB1623">
          <w:rPr>
            <w:rStyle w:val="Hyperlink"/>
          </w:rPr>
          <w:t>http://wwwnew.towson.edu/cbe/Files/students/CBE_Online_Prerequisite_Checking.pdf</w:t>
        </w:r>
      </w:hyperlink>
      <w:r w:rsidRPr="00FB1623">
        <w:t>. Students who enroll in an upper-level CBE course for which they are not eligible will be administratively disenrolled from the course.</w:t>
      </w:r>
      <w:r w:rsidRPr="00FB1623">
        <w:rPr>
          <w:u w:val="single"/>
        </w:rPr>
        <w:t xml:space="preserve"> </w:t>
      </w:r>
    </w:p>
    <w:tbl>
      <w:tblPr>
        <w:tblW w:w="0" w:type="auto"/>
        <w:tblBorders>
          <w:top w:val="single" w:sz="8" w:space="0" w:color="000000"/>
          <w:bottom w:val="single" w:sz="8" w:space="0" w:color="000000"/>
        </w:tblBorders>
        <w:tblLook w:val="04A0"/>
      </w:tblPr>
      <w:tblGrid>
        <w:gridCol w:w="1417"/>
        <w:gridCol w:w="8088"/>
      </w:tblGrid>
      <w:tr w:rsidR="00942347" w:rsidRPr="00FB1623" w:rsidTr="00942347">
        <w:trPr>
          <w:trHeight w:val="800"/>
        </w:trPr>
        <w:tc>
          <w:tcPr>
            <w:tcW w:w="1318" w:type="dxa"/>
            <w:tcBorders>
              <w:top w:val="single" w:sz="8" w:space="0" w:color="000000"/>
              <w:left w:val="nil"/>
              <w:bottom w:val="single" w:sz="8" w:space="0" w:color="000000"/>
              <w:right w:val="nil"/>
            </w:tcBorders>
            <w:vAlign w:val="center"/>
          </w:tcPr>
          <w:p w:rsidR="00942347" w:rsidRPr="00FB1623" w:rsidRDefault="00942347" w:rsidP="00942347">
            <w:pPr>
              <w:rPr>
                <w:b/>
                <w:bCs/>
                <w:color w:val="000000"/>
              </w:rPr>
            </w:pPr>
            <w:r w:rsidRPr="00FB1623">
              <w:rPr>
                <w:b/>
                <w:bCs/>
                <w:color w:val="000000"/>
              </w:rPr>
              <w:t>Application Status</w:t>
            </w:r>
          </w:p>
        </w:tc>
        <w:tc>
          <w:tcPr>
            <w:tcW w:w="8064" w:type="dxa"/>
            <w:tcBorders>
              <w:top w:val="single" w:sz="8" w:space="0" w:color="000000"/>
              <w:left w:val="nil"/>
              <w:bottom w:val="single" w:sz="8" w:space="0" w:color="000000"/>
              <w:right w:val="nil"/>
            </w:tcBorders>
            <w:vAlign w:val="center"/>
          </w:tcPr>
          <w:p w:rsidR="00942347" w:rsidRPr="00FB1623" w:rsidRDefault="00942347" w:rsidP="00942347">
            <w:pPr>
              <w:rPr>
                <w:b/>
                <w:bCs/>
                <w:color w:val="000000"/>
              </w:rPr>
            </w:pPr>
            <w:r w:rsidRPr="00FB1623">
              <w:rPr>
                <w:b/>
                <w:bCs/>
                <w:color w:val="000000"/>
              </w:rPr>
              <w:t xml:space="preserve">       You may register for:</w:t>
            </w:r>
          </w:p>
        </w:tc>
      </w:tr>
      <w:tr w:rsidR="00942347" w:rsidRPr="00FB1623" w:rsidTr="00942347">
        <w:trPr>
          <w:trHeight w:val="1690"/>
        </w:trPr>
        <w:tc>
          <w:tcPr>
            <w:tcW w:w="1318" w:type="dxa"/>
            <w:tcBorders>
              <w:top w:val="single" w:sz="8" w:space="0" w:color="000000"/>
              <w:left w:val="nil"/>
              <w:bottom w:val="single" w:sz="8" w:space="0" w:color="000000"/>
              <w:right w:val="nil"/>
            </w:tcBorders>
            <w:shd w:val="clear" w:color="auto" w:fill="C0C0C0"/>
          </w:tcPr>
          <w:p w:rsidR="00942347" w:rsidRPr="00FB1623" w:rsidRDefault="00942347" w:rsidP="00942347">
            <w:pPr>
              <w:rPr>
                <w:b/>
                <w:bCs/>
                <w:color w:val="000000"/>
              </w:rPr>
            </w:pPr>
            <w:r w:rsidRPr="00FB1623">
              <w:rPr>
                <w:b/>
                <w:bCs/>
                <w:color w:val="000000"/>
              </w:rPr>
              <w:t>Accepted</w:t>
            </w:r>
          </w:p>
        </w:tc>
        <w:tc>
          <w:tcPr>
            <w:tcW w:w="8064" w:type="dxa"/>
            <w:tcBorders>
              <w:top w:val="single" w:sz="8" w:space="0" w:color="000000"/>
              <w:left w:val="nil"/>
              <w:bottom w:val="single" w:sz="8" w:space="0" w:color="000000"/>
              <w:right w:val="nil"/>
            </w:tcBorders>
            <w:shd w:val="clear" w:color="auto" w:fill="C0C0C0"/>
          </w:tcPr>
          <w:p w:rsidR="00942347" w:rsidRPr="00FB1623" w:rsidRDefault="00942347" w:rsidP="00942347">
            <w:pPr>
              <w:numPr>
                <w:ilvl w:val="0"/>
                <w:numId w:val="21"/>
              </w:numPr>
              <w:autoSpaceDE w:val="0"/>
              <w:autoSpaceDN w:val="0"/>
              <w:adjustRightInd w:val="0"/>
            </w:pPr>
            <w:r w:rsidRPr="00FB1623">
              <w:rPr>
                <w:color w:val="000000"/>
              </w:rPr>
              <w:t xml:space="preserve">CBE Upper-Level courses provided you have all prerequisites, including class rank. </w:t>
            </w:r>
          </w:p>
          <w:p w:rsidR="00942347" w:rsidRPr="00FB1623" w:rsidDel="000B2190" w:rsidRDefault="00942347" w:rsidP="00942347">
            <w:pPr>
              <w:autoSpaceDE w:val="0"/>
              <w:autoSpaceDN w:val="0"/>
              <w:adjustRightInd w:val="0"/>
              <w:rPr>
                <w:del w:id="10" w:author="cbeuser" w:date="2010-09-02T14:26:00Z"/>
              </w:rPr>
            </w:pPr>
          </w:p>
          <w:p w:rsidR="00942347" w:rsidRPr="00FB1623" w:rsidRDefault="00942347" w:rsidP="00942347">
            <w:pPr>
              <w:pStyle w:val="ListParagraph"/>
              <w:spacing w:after="0" w:line="240" w:lineRule="auto"/>
              <w:ind w:left="288"/>
              <w:rPr>
                <w:rFonts w:ascii="Times New Roman" w:hAnsi="Times New Roman"/>
                <w:color w:val="000000"/>
                <w:sz w:val="24"/>
                <w:szCs w:val="24"/>
              </w:rPr>
            </w:pPr>
            <w:r w:rsidRPr="00FB1623">
              <w:rPr>
                <w:rFonts w:ascii="Times New Roman" w:eastAsia="Times New Roman" w:hAnsi="Times New Roman"/>
                <w:sz w:val="24"/>
                <w:szCs w:val="24"/>
                <w:u w:val="single"/>
              </w:rPr>
              <w:t>EXCEPTION to register for "Junior</w:t>
            </w:r>
            <w:r w:rsidRPr="00FB1623">
              <w:rPr>
                <w:rFonts w:ascii="Times New Roman" w:eastAsia="Times New Roman" w:hAnsi="Times New Roman"/>
                <w:sz w:val="24"/>
                <w:szCs w:val="24"/>
              </w:rPr>
              <w:t xml:space="preserve">” courses: If your total units plus the units you are enrolled in this term are between 48 to 59.5 units, the student should go to the department that offers the course to receive a "Special Permission" code. </w:t>
            </w:r>
          </w:p>
        </w:tc>
      </w:tr>
      <w:tr w:rsidR="00942347" w:rsidRPr="00FB1623" w:rsidTr="00942347">
        <w:trPr>
          <w:trHeight w:val="1079"/>
        </w:trPr>
        <w:tc>
          <w:tcPr>
            <w:tcW w:w="1318" w:type="dxa"/>
            <w:tcBorders>
              <w:top w:val="single" w:sz="8" w:space="0" w:color="000000"/>
              <w:bottom w:val="single" w:sz="8" w:space="0" w:color="000000"/>
            </w:tcBorders>
          </w:tcPr>
          <w:p w:rsidR="00942347" w:rsidRPr="00FB1623" w:rsidRDefault="00942347" w:rsidP="00942347">
            <w:pPr>
              <w:rPr>
                <w:b/>
                <w:bCs/>
                <w:color w:val="000000"/>
              </w:rPr>
            </w:pPr>
            <w:r w:rsidRPr="00FB1623">
              <w:rPr>
                <w:b/>
                <w:bCs/>
                <w:color w:val="000000"/>
              </w:rPr>
              <w:t>Pending</w:t>
            </w:r>
          </w:p>
        </w:tc>
        <w:tc>
          <w:tcPr>
            <w:tcW w:w="8064" w:type="dxa"/>
            <w:tcBorders>
              <w:top w:val="single" w:sz="8" w:space="0" w:color="000000"/>
              <w:bottom w:val="single" w:sz="8" w:space="0" w:color="000000"/>
            </w:tcBorders>
          </w:tcPr>
          <w:p w:rsidR="00942347" w:rsidRPr="00FB1623" w:rsidRDefault="00942347" w:rsidP="00942347">
            <w:pPr>
              <w:numPr>
                <w:ilvl w:val="0"/>
                <w:numId w:val="21"/>
              </w:numPr>
              <w:autoSpaceDE w:val="0"/>
              <w:autoSpaceDN w:val="0"/>
              <w:adjustRightInd w:val="0"/>
            </w:pPr>
            <w:r w:rsidRPr="00FB1623">
              <w:rPr>
                <w:color w:val="000000"/>
              </w:rPr>
              <w:t xml:space="preserve">The BUAD Upper-Level Core courses (BUSX 301, EBTM 337, EBTM 311, ECON 306, FIN 331, MKTG 341, and MNGT 361) provided the student has all prerequisites, including class rank. </w:t>
            </w:r>
          </w:p>
          <w:p w:rsidR="00942347" w:rsidRPr="00FB1623" w:rsidRDefault="00942347" w:rsidP="00942347">
            <w:pPr>
              <w:autoSpaceDE w:val="0"/>
              <w:autoSpaceDN w:val="0"/>
              <w:adjustRightInd w:val="0"/>
            </w:pPr>
          </w:p>
          <w:p w:rsidR="00942347" w:rsidRPr="00FB1623" w:rsidRDefault="00942347" w:rsidP="00942347">
            <w:pPr>
              <w:pStyle w:val="ListParagraph"/>
              <w:spacing w:after="0" w:line="240" w:lineRule="auto"/>
              <w:ind w:left="288"/>
              <w:rPr>
                <w:rFonts w:ascii="Times New Roman" w:eastAsia="Times New Roman" w:hAnsi="Times New Roman"/>
                <w:sz w:val="24"/>
                <w:szCs w:val="24"/>
              </w:rPr>
            </w:pPr>
            <w:r w:rsidRPr="00FB1623">
              <w:rPr>
                <w:rFonts w:ascii="Times New Roman" w:eastAsia="Times New Roman" w:hAnsi="Times New Roman"/>
                <w:sz w:val="24"/>
                <w:szCs w:val="24"/>
                <w:u w:val="single"/>
              </w:rPr>
              <w:t>EXCEPTION to register for "Junior</w:t>
            </w:r>
            <w:r w:rsidRPr="00FB1623">
              <w:rPr>
                <w:rFonts w:ascii="Times New Roman" w:eastAsia="Times New Roman" w:hAnsi="Times New Roman"/>
                <w:sz w:val="24"/>
                <w:szCs w:val="24"/>
              </w:rPr>
              <w:t xml:space="preserve">” courses: If the total units plus the units enrolled in this term are between 48 to 59.5 units, go to the department that offers the course to receive the "Special Permission" code. </w:t>
            </w:r>
          </w:p>
          <w:p w:rsidR="00942347" w:rsidRPr="00FB1623" w:rsidRDefault="00942347" w:rsidP="00942347">
            <w:pPr>
              <w:pStyle w:val="ListParagraph"/>
              <w:spacing w:after="0" w:line="240" w:lineRule="auto"/>
              <w:ind w:left="288"/>
              <w:rPr>
                <w:rFonts w:ascii="Times New Roman" w:eastAsia="Times New Roman" w:hAnsi="Times New Roman"/>
                <w:sz w:val="24"/>
                <w:szCs w:val="24"/>
              </w:rPr>
            </w:pPr>
          </w:p>
          <w:p w:rsidR="00942347" w:rsidRPr="00FB1623" w:rsidRDefault="00942347" w:rsidP="00942347">
            <w:pPr>
              <w:pStyle w:val="ListParagraph"/>
              <w:spacing w:after="0" w:line="240" w:lineRule="auto"/>
              <w:ind w:left="288"/>
              <w:rPr>
                <w:rFonts w:ascii="Times New Roman" w:eastAsia="Times New Roman" w:hAnsi="Times New Roman"/>
                <w:sz w:val="24"/>
                <w:szCs w:val="24"/>
              </w:rPr>
            </w:pPr>
            <w:r w:rsidRPr="00FB1623">
              <w:rPr>
                <w:rFonts w:ascii="Times New Roman" w:eastAsia="Times New Roman" w:hAnsi="Times New Roman"/>
                <w:sz w:val="24"/>
                <w:szCs w:val="24"/>
                <w:u w:val="single"/>
              </w:rPr>
              <w:t>EXCEPTION to register in a course other than the BUAD U/L Core courses listed above</w:t>
            </w:r>
            <w:r w:rsidRPr="00FB1623">
              <w:rPr>
                <w:rFonts w:ascii="Times New Roman" w:eastAsia="Times New Roman" w:hAnsi="Times New Roman"/>
                <w:sz w:val="24"/>
                <w:szCs w:val="24"/>
              </w:rPr>
              <w:t>. Submit a “Petition for Exception to Register for an Upper-Level CBE Course” form, available in CBE Student Academic Services, Stephens Hall 301.</w:t>
            </w:r>
          </w:p>
        </w:tc>
      </w:tr>
      <w:tr w:rsidR="00942347" w:rsidRPr="00FB1623" w:rsidTr="00942347">
        <w:trPr>
          <w:trHeight w:val="1485"/>
        </w:trPr>
        <w:tc>
          <w:tcPr>
            <w:tcW w:w="1318" w:type="dxa"/>
            <w:tcBorders>
              <w:top w:val="single" w:sz="8" w:space="0" w:color="000000"/>
              <w:left w:val="nil"/>
              <w:bottom w:val="single" w:sz="8" w:space="0" w:color="000000"/>
              <w:right w:val="nil"/>
            </w:tcBorders>
            <w:shd w:val="clear" w:color="auto" w:fill="C0C0C0"/>
          </w:tcPr>
          <w:p w:rsidR="00942347" w:rsidRPr="00FB1623" w:rsidRDefault="00942347" w:rsidP="00942347">
            <w:pPr>
              <w:rPr>
                <w:b/>
                <w:bCs/>
                <w:color w:val="000000"/>
              </w:rPr>
            </w:pPr>
            <w:r w:rsidRPr="00FB1623">
              <w:rPr>
                <w:b/>
                <w:bCs/>
                <w:color w:val="000000"/>
              </w:rPr>
              <w:t>Denied</w:t>
            </w:r>
          </w:p>
          <w:p w:rsidR="00942347" w:rsidRPr="00FB1623" w:rsidRDefault="00942347" w:rsidP="00942347">
            <w:pPr>
              <w:jc w:val="center"/>
            </w:pPr>
          </w:p>
        </w:tc>
        <w:tc>
          <w:tcPr>
            <w:tcW w:w="8064" w:type="dxa"/>
            <w:tcBorders>
              <w:top w:val="single" w:sz="8" w:space="0" w:color="000000"/>
              <w:left w:val="nil"/>
              <w:bottom w:val="single" w:sz="8" w:space="0" w:color="000000"/>
              <w:right w:val="nil"/>
            </w:tcBorders>
            <w:shd w:val="clear" w:color="auto" w:fill="C0C0C0"/>
          </w:tcPr>
          <w:p w:rsidR="00942347" w:rsidRPr="00FB1623" w:rsidRDefault="00942347" w:rsidP="00942347">
            <w:pPr>
              <w:pStyle w:val="ListParagraph"/>
              <w:numPr>
                <w:ilvl w:val="0"/>
                <w:numId w:val="18"/>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NO CBE upper-level courses. (Not eligible)</w:t>
            </w:r>
          </w:p>
          <w:p w:rsidR="00942347" w:rsidRPr="00FB1623" w:rsidRDefault="00942347" w:rsidP="00942347">
            <w:pPr>
              <w:pStyle w:val="ListParagraph"/>
              <w:numPr>
                <w:ilvl w:val="0"/>
                <w:numId w:val="18"/>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To improve the QPA of the Lower Level Core courses for admission to the major, repeat one or two Lower-Level Core course(s).</w:t>
            </w:r>
          </w:p>
          <w:p w:rsidR="00942347" w:rsidRPr="00FB1623" w:rsidRDefault="00942347" w:rsidP="00942347">
            <w:pPr>
              <w:pStyle w:val="BodyText"/>
              <w:ind w:left="432"/>
              <w:jc w:val="left"/>
            </w:pPr>
            <w:r w:rsidRPr="007D2800">
              <w:rPr>
                <w:b/>
              </w:rPr>
              <w:t>Note:</w:t>
            </w:r>
            <w:r w:rsidRPr="00FB1623">
              <w:t xml:space="preserve"> No more than TWO courses in the lower level core may be repeated, of which NO more than ONE course may be repeated TWICE. A grade of “W” does not count as an attempt. Before making a third attempt of a course, approval must be received from the Academic Standards Committee. Submit a Third Attempt of a Course Petition available from </w:t>
            </w:r>
            <w:hyperlink r:id="rId34" w:history="1">
              <w:r w:rsidRPr="00FB1623">
                <w:rPr>
                  <w:rStyle w:val="Hyperlink"/>
                </w:rPr>
                <w:t>http://www.towson.edu/registrar/Forms/documents/Third_Attempt_form.pdf</w:t>
              </w:r>
            </w:hyperlink>
            <w:r w:rsidRPr="00FB1623">
              <w:t>.</w:t>
            </w:r>
          </w:p>
          <w:p w:rsidR="00942347" w:rsidRPr="00FB1623" w:rsidRDefault="00942347" w:rsidP="00942347">
            <w:pPr>
              <w:pStyle w:val="ListParagraph"/>
              <w:numPr>
                <w:ilvl w:val="0"/>
                <w:numId w:val="18"/>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To improve the TU GPA, repeat any course where the student earned less than a “C.”</w:t>
            </w:r>
          </w:p>
          <w:p w:rsidR="00942347" w:rsidRPr="00FB1623" w:rsidRDefault="00942347" w:rsidP="00942347">
            <w:pPr>
              <w:pStyle w:val="ListParagraph"/>
              <w:numPr>
                <w:ilvl w:val="0"/>
                <w:numId w:val="18"/>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Any General Education Requirements not completed.</w:t>
            </w:r>
          </w:p>
        </w:tc>
      </w:tr>
      <w:tr w:rsidR="00942347" w:rsidRPr="00FB1623" w:rsidTr="00942347">
        <w:trPr>
          <w:trHeight w:val="1251"/>
        </w:trPr>
        <w:tc>
          <w:tcPr>
            <w:tcW w:w="1318" w:type="dxa"/>
            <w:tcBorders>
              <w:top w:val="single" w:sz="8" w:space="0" w:color="000000"/>
              <w:bottom w:val="single" w:sz="8" w:space="0" w:color="000000"/>
            </w:tcBorders>
          </w:tcPr>
          <w:p w:rsidR="00942347" w:rsidRPr="00FB1623" w:rsidRDefault="00942347" w:rsidP="00942347">
            <w:pPr>
              <w:rPr>
                <w:b/>
                <w:bCs/>
                <w:color w:val="000000"/>
              </w:rPr>
            </w:pPr>
            <w:r w:rsidRPr="00FB1623">
              <w:rPr>
                <w:b/>
                <w:bCs/>
                <w:color w:val="000000"/>
              </w:rPr>
              <w:t>Ineligible</w:t>
            </w:r>
          </w:p>
        </w:tc>
        <w:tc>
          <w:tcPr>
            <w:tcW w:w="8064" w:type="dxa"/>
            <w:tcBorders>
              <w:top w:val="single" w:sz="8" w:space="0" w:color="000000"/>
              <w:bottom w:val="single" w:sz="8" w:space="0" w:color="000000"/>
            </w:tcBorders>
          </w:tcPr>
          <w:p w:rsidR="00942347" w:rsidRPr="00FB1623" w:rsidRDefault="00942347" w:rsidP="00942347">
            <w:pPr>
              <w:pStyle w:val="ListParagraph"/>
              <w:numPr>
                <w:ilvl w:val="0"/>
                <w:numId w:val="18"/>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NO CBE upper-level courses. (Not eligible.)</w:t>
            </w:r>
          </w:p>
          <w:p w:rsidR="00942347" w:rsidRPr="00FB1623" w:rsidRDefault="00942347" w:rsidP="00942347">
            <w:pPr>
              <w:pStyle w:val="ListParagraph"/>
              <w:numPr>
                <w:ilvl w:val="0"/>
                <w:numId w:val="18"/>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The Lower-Level Core course(s) or Computer Proficiency Exam (CPE) not completed.</w:t>
            </w:r>
          </w:p>
          <w:p w:rsidR="00942347" w:rsidRPr="00FB1623" w:rsidRDefault="00942347" w:rsidP="00942347">
            <w:pPr>
              <w:pStyle w:val="ListParagraph"/>
              <w:numPr>
                <w:ilvl w:val="0"/>
                <w:numId w:val="18"/>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Or if complete, repeat of one or two Lower-Level Core course(s) to improve the QPA of the Lower Level Core courses to meet the 2.70 QPA admission requirement.</w:t>
            </w:r>
          </w:p>
          <w:p w:rsidR="00942347" w:rsidRPr="00FB1623" w:rsidRDefault="00942347" w:rsidP="00942347">
            <w:pPr>
              <w:pStyle w:val="ListParagraph"/>
              <w:spacing w:after="0" w:line="240" w:lineRule="auto"/>
              <w:ind w:left="432"/>
              <w:rPr>
                <w:rFonts w:ascii="Times New Roman" w:hAnsi="Times New Roman"/>
                <w:color w:val="000000"/>
                <w:sz w:val="24"/>
                <w:szCs w:val="24"/>
              </w:rPr>
            </w:pPr>
            <w:r w:rsidRPr="007D2800">
              <w:rPr>
                <w:rFonts w:ascii="Times New Roman" w:hAnsi="Times New Roman"/>
                <w:b/>
                <w:sz w:val="24"/>
                <w:szCs w:val="24"/>
              </w:rPr>
              <w:t>Note:</w:t>
            </w:r>
            <w:r w:rsidRPr="00FB1623">
              <w:rPr>
                <w:rFonts w:ascii="Times New Roman" w:hAnsi="Times New Roman"/>
                <w:sz w:val="24"/>
                <w:szCs w:val="24"/>
              </w:rPr>
              <w:t xml:space="preserve"> No more than TWO courses may be repeated, of which NO more than ONE course may be repeated TWICE. A grade of “W” does not count as an attempt. Before making a third attempt of a course, approval must be </w:t>
            </w:r>
            <w:r w:rsidRPr="00FB1623">
              <w:rPr>
                <w:rFonts w:ascii="Times New Roman" w:hAnsi="Times New Roman"/>
                <w:sz w:val="24"/>
                <w:szCs w:val="24"/>
              </w:rPr>
              <w:lastRenderedPageBreak/>
              <w:t xml:space="preserve">received from Academic Standards. Submit a Third Attempt of a Course Petition available from </w:t>
            </w:r>
            <w:hyperlink r:id="rId35" w:history="1">
              <w:r w:rsidRPr="00FB1623">
                <w:rPr>
                  <w:rStyle w:val="Hyperlink"/>
                  <w:rFonts w:ascii="Times New Roman" w:hAnsi="Times New Roman"/>
                  <w:sz w:val="24"/>
                  <w:szCs w:val="24"/>
                </w:rPr>
                <w:t>http://www.towson.edu/registrar/Forms/documents/Third_Attempt_form.pdf</w:t>
              </w:r>
            </w:hyperlink>
            <w:r w:rsidRPr="00FB1623">
              <w:rPr>
                <w:rFonts w:ascii="Times New Roman" w:hAnsi="Times New Roman"/>
                <w:sz w:val="24"/>
                <w:szCs w:val="24"/>
              </w:rPr>
              <w:t xml:space="preserve">. </w:t>
            </w:r>
          </w:p>
          <w:p w:rsidR="00942347" w:rsidRPr="00FB1623" w:rsidRDefault="00942347" w:rsidP="00942347">
            <w:pPr>
              <w:pStyle w:val="ListParagraph"/>
              <w:numPr>
                <w:ilvl w:val="0"/>
                <w:numId w:val="19"/>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 xml:space="preserve">Any course where the student earned less than a “C”, to improve the TU GPA to a 2.00. </w:t>
            </w:r>
          </w:p>
          <w:p w:rsidR="00942347" w:rsidRPr="00FB1623" w:rsidRDefault="00942347" w:rsidP="00942347">
            <w:pPr>
              <w:pStyle w:val="ListParagraph"/>
              <w:numPr>
                <w:ilvl w:val="0"/>
                <w:numId w:val="19"/>
              </w:numPr>
              <w:spacing w:after="0" w:line="240" w:lineRule="auto"/>
              <w:ind w:left="432"/>
              <w:rPr>
                <w:rFonts w:ascii="Times New Roman" w:hAnsi="Times New Roman"/>
                <w:color w:val="000000"/>
                <w:sz w:val="24"/>
                <w:szCs w:val="24"/>
              </w:rPr>
            </w:pPr>
            <w:r w:rsidRPr="00FB1623">
              <w:rPr>
                <w:rFonts w:ascii="Times New Roman" w:hAnsi="Times New Roman"/>
                <w:color w:val="000000"/>
                <w:sz w:val="24"/>
                <w:szCs w:val="24"/>
              </w:rPr>
              <w:t>Any General Education Requirements not completed.</w:t>
            </w:r>
          </w:p>
        </w:tc>
      </w:tr>
    </w:tbl>
    <w:p w:rsidR="00942347" w:rsidRPr="00FB1623" w:rsidRDefault="00942347" w:rsidP="00942347">
      <w:pPr>
        <w:tabs>
          <w:tab w:val="num" w:pos="0"/>
        </w:tabs>
      </w:pPr>
      <w:r w:rsidRPr="00FB1623">
        <w:rPr>
          <w:b/>
        </w:rPr>
        <w:lastRenderedPageBreak/>
        <w:t>One Semester Exemption:</w:t>
      </w:r>
      <w:r w:rsidRPr="00FB1623">
        <w:t xml:space="preserve"> An exception to take an upper-level CBE course concurrent with repeating or taking a lower-level BUAD Core course will be considered if the student has at least a 2.60 major QPA in the lower level core courses and a 3.00 TU GPA. Submit a “Petition for Exception to Register for Upper-Level CBE Course” available from CBE Student Academic Services in Stephens Hall 301.</w:t>
      </w:r>
    </w:p>
    <w:p w:rsidR="00942347" w:rsidRPr="00FB1623" w:rsidRDefault="00942347" w:rsidP="00942347">
      <w:pPr>
        <w:tabs>
          <w:tab w:val="left" w:pos="0"/>
        </w:tabs>
        <w:rPr>
          <w:caps/>
        </w:rPr>
      </w:pPr>
    </w:p>
    <w:p w:rsidR="00942347" w:rsidRPr="00FB1623" w:rsidRDefault="00942347">
      <w:pPr>
        <w:rPr>
          <w:b/>
          <w:bCs/>
          <w:kern w:val="32"/>
        </w:rPr>
      </w:pPr>
      <w:r w:rsidRPr="00FB1623">
        <w:br w:type="page"/>
      </w:r>
    </w:p>
    <w:p w:rsidR="00942347" w:rsidRPr="00FB1623" w:rsidRDefault="00942347" w:rsidP="00942347">
      <w:pPr>
        <w:pStyle w:val="Heading1"/>
        <w:jc w:val="center"/>
        <w:rPr>
          <w:rFonts w:ascii="Times New Roman" w:hAnsi="Times New Roman"/>
          <w:sz w:val="24"/>
          <w:szCs w:val="24"/>
        </w:rPr>
      </w:pPr>
      <w:bookmarkStart w:id="11" w:name="_Toc272398343"/>
      <w:r w:rsidRPr="00FB1623">
        <w:rPr>
          <w:rFonts w:ascii="Times New Roman" w:hAnsi="Times New Roman"/>
          <w:sz w:val="24"/>
          <w:szCs w:val="24"/>
        </w:rPr>
        <w:lastRenderedPageBreak/>
        <w:t>COURSE PREREQUISITES</w:t>
      </w:r>
      <w:bookmarkEnd w:id="11"/>
    </w:p>
    <w:p w:rsidR="00942347" w:rsidRPr="00FB1623" w:rsidRDefault="00942347" w:rsidP="00942347">
      <w:pPr>
        <w:pStyle w:val="BodyText"/>
        <w:ind w:left="360"/>
      </w:pP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8"/>
        <w:gridCol w:w="3150"/>
        <w:gridCol w:w="270"/>
        <w:gridCol w:w="1800"/>
        <w:gridCol w:w="3870"/>
      </w:tblGrid>
      <w:tr w:rsidR="00942347" w:rsidRPr="00FB1623" w:rsidTr="00942347">
        <w:trPr>
          <w:cantSplit/>
          <w:trHeight w:val="449"/>
        </w:trPr>
        <w:tc>
          <w:tcPr>
            <w:tcW w:w="10548" w:type="dxa"/>
            <w:gridSpan w:val="5"/>
          </w:tcPr>
          <w:p w:rsidR="00942347" w:rsidRPr="00FB1623" w:rsidRDefault="00942347" w:rsidP="00942347">
            <w:pPr>
              <w:pStyle w:val="Heading5"/>
              <w:rPr>
                <w:rFonts w:ascii="Times New Roman" w:hAnsi="Times New Roman"/>
                <w:sz w:val="24"/>
                <w:szCs w:val="24"/>
              </w:rPr>
            </w:pPr>
            <w:r w:rsidRPr="00FB1623">
              <w:rPr>
                <w:rFonts w:ascii="Times New Roman" w:hAnsi="Times New Roman"/>
                <w:sz w:val="24"/>
                <w:szCs w:val="24"/>
              </w:rPr>
              <w:t>PREREQUISITES for Upper-Level CBE CORE Courses</w:t>
            </w:r>
          </w:p>
        </w:tc>
      </w:tr>
      <w:tr w:rsidR="00942347" w:rsidRPr="00FB1623" w:rsidTr="00942347">
        <w:trPr>
          <w:cantSplit/>
          <w:trHeight w:val="485"/>
        </w:trPr>
        <w:tc>
          <w:tcPr>
            <w:tcW w:w="4608" w:type="dxa"/>
            <w:gridSpan w:val="2"/>
            <w:vAlign w:val="center"/>
          </w:tcPr>
          <w:p w:rsidR="00942347" w:rsidRPr="00FB1623" w:rsidRDefault="00942347" w:rsidP="00942347">
            <w:pPr>
              <w:pStyle w:val="Heading6"/>
              <w:rPr>
                <w:rFonts w:ascii="Times New Roman" w:hAnsi="Times New Roman"/>
                <w:sz w:val="24"/>
                <w:szCs w:val="24"/>
              </w:rPr>
            </w:pPr>
            <w:r w:rsidRPr="00FB1623">
              <w:rPr>
                <w:rFonts w:ascii="Times New Roman" w:hAnsi="Times New Roman"/>
                <w:sz w:val="24"/>
                <w:szCs w:val="24"/>
              </w:rPr>
              <w:t>Open to Eligible PBUA- pending category</w:t>
            </w:r>
          </w:p>
        </w:tc>
        <w:tc>
          <w:tcPr>
            <w:tcW w:w="270" w:type="dxa"/>
            <w:vMerge w:val="restart"/>
          </w:tcPr>
          <w:p w:rsidR="00942347" w:rsidRPr="00FB1623" w:rsidRDefault="00942347" w:rsidP="00942347">
            <w:pPr>
              <w:rPr>
                <w:b/>
                <w:bCs/>
                <w:u w:val="single"/>
              </w:rPr>
            </w:pPr>
          </w:p>
        </w:tc>
        <w:tc>
          <w:tcPr>
            <w:tcW w:w="5670" w:type="dxa"/>
            <w:gridSpan w:val="2"/>
            <w:vAlign w:val="center"/>
          </w:tcPr>
          <w:p w:rsidR="00942347" w:rsidRPr="00FB1623" w:rsidRDefault="00942347" w:rsidP="00942347">
            <w:pPr>
              <w:pStyle w:val="Heading5"/>
              <w:rPr>
                <w:rFonts w:ascii="Times New Roman" w:hAnsi="Times New Roman"/>
                <w:sz w:val="24"/>
                <w:szCs w:val="24"/>
              </w:rPr>
            </w:pPr>
            <w:r w:rsidRPr="00FB1623">
              <w:rPr>
                <w:rFonts w:ascii="Times New Roman" w:hAnsi="Times New Roman"/>
                <w:sz w:val="24"/>
                <w:szCs w:val="24"/>
              </w:rPr>
              <w:t>OPEN to ACCT, EBUS and BUAD majors ONLY</w:t>
            </w:r>
          </w:p>
        </w:tc>
      </w:tr>
      <w:tr w:rsidR="00942347" w:rsidRPr="00FB1623" w:rsidTr="00942347">
        <w:trPr>
          <w:cantSplit/>
        </w:trPr>
        <w:tc>
          <w:tcPr>
            <w:tcW w:w="1458" w:type="dxa"/>
          </w:tcPr>
          <w:p w:rsidR="00942347" w:rsidRPr="00FB1623" w:rsidRDefault="00942347" w:rsidP="00942347">
            <w:pPr>
              <w:rPr>
                <w:rFonts w:eastAsia="Arial Unicode MS"/>
                <w:b/>
                <w:bCs/>
                <w:u w:val="single"/>
              </w:rPr>
            </w:pPr>
            <w:r w:rsidRPr="00FB1623">
              <w:rPr>
                <w:rFonts w:eastAsia="Arial Unicode MS"/>
                <w:b/>
                <w:bCs/>
                <w:u w:val="single"/>
              </w:rPr>
              <w:t>Course</w:t>
            </w:r>
          </w:p>
        </w:tc>
        <w:tc>
          <w:tcPr>
            <w:tcW w:w="3150" w:type="dxa"/>
          </w:tcPr>
          <w:p w:rsidR="00942347" w:rsidRPr="00FB1623" w:rsidRDefault="00942347" w:rsidP="00942347">
            <w:pPr>
              <w:rPr>
                <w:rFonts w:eastAsia="Arial Unicode MS"/>
                <w:b/>
                <w:bCs/>
                <w:u w:val="single"/>
              </w:rPr>
            </w:pPr>
            <w:r w:rsidRPr="00FB1623">
              <w:rPr>
                <w:b/>
                <w:bCs/>
                <w:u w:val="single"/>
              </w:rPr>
              <w:t>Prerequisites</w:t>
            </w:r>
          </w:p>
        </w:tc>
        <w:tc>
          <w:tcPr>
            <w:tcW w:w="270" w:type="dxa"/>
            <w:vMerge/>
          </w:tcPr>
          <w:p w:rsidR="00942347" w:rsidRPr="00FB1623" w:rsidRDefault="00942347" w:rsidP="00942347">
            <w:pPr>
              <w:rPr>
                <w:b/>
                <w:bCs/>
                <w:u w:val="single"/>
              </w:rPr>
            </w:pPr>
          </w:p>
        </w:tc>
        <w:tc>
          <w:tcPr>
            <w:tcW w:w="1800" w:type="dxa"/>
          </w:tcPr>
          <w:p w:rsidR="00942347" w:rsidRPr="00FB1623" w:rsidRDefault="00942347" w:rsidP="00942347">
            <w:pPr>
              <w:rPr>
                <w:rFonts w:eastAsia="Arial Unicode MS"/>
                <w:b/>
                <w:bCs/>
                <w:u w:val="single"/>
              </w:rPr>
            </w:pPr>
            <w:r w:rsidRPr="00FB1623">
              <w:br w:type="column"/>
            </w:r>
            <w:r w:rsidRPr="00FB1623">
              <w:br w:type="column"/>
            </w:r>
            <w:r w:rsidRPr="00FB1623">
              <w:br w:type="column"/>
            </w:r>
            <w:r w:rsidRPr="00FB1623">
              <w:rPr>
                <w:rFonts w:eastAsia="Arial Unicode MS"/>
                <w:b/>
                <w:bCs/>
                <w:u w:val="single"/>
              </w:rPr>
              <w:t>Course</w:t>
            </w:r>
          </w:p>
        </w:tc>
        <w:tc>
          <w:tcPr>
            <w:tcW w:w="3870" w:type="dxa"/>
          </w:tcPr>
          <w:p w:rsidR="00942347" w:rsidRPr="00FB1623" w:rsidRDefault="00942347" w:rsidP="00942347">
            <w:pPr>
              <w:tabs>
                <w:tab w:val="left" w:pos="2583"/>
              </w:tabs>
              <w:ind w:right="1530"/>
              <w:rPr>
                <w:rFonts w:eastAsia="Arial Unicode MS"/>
                <w:b/>
                <w:bCs/>
                <w:u w:val="single"/>
              </w:rPr>
            </w:pPr>
            <w:r w:rsidRPr="00FB1623">
              <w:rPr>
                <w:b/>
                <w:bCs/>
                <w:u w:val="single"/>
              </w:rPr>
              <w:t>Prerequisites</w:t>
            </w:r>
          </w:p>
        </w:tc>
      </w:tr>
      <w:tr w:rsidR="00942347" w:rsidRPr="00FB1623" w:rsidTr="00942347">
        <w:trPr>
          <w:cantSplit/>
          <w:trHeight w:val="1187"/>
        </w:trPr>
        <w:tc>
          <w:tcPr>
            <w:tcW w:w="1458" w:type="dxa"/>
            <w:vMerge w:val="restart"/>
          </w:tcPr>
          <w:p w:rsidR="00942347" w:rsidRPr="00FB1623" w:rsidRDefault="00942347" w:rsidP="00942347">
            <w:pPr>
              <w:rPr>
                <w:rFonts w:eastAsia="Arial Unicode MS"/>
                <w:b/>
                <w:bCs/>
              </w:rPr>
            </w:pPr>
            <w:r w:rsidRPr="00FB1623">
              <w:rPr>
                <w:b/>
                <w:bCs/>
              </w:rPr>
              <w:t> </w:t>
            </w:r>
          </w:p>
          <w:p w:rsidR="00942347" w:rsidRPr="00FB1623" w:rsidRDefault="00942347" w:rsidP="00942347">
            <w:pPr>
              <w:pStyle w:val="Heading4"/>
              <w:rPr>
                <w:rFonts w:ascii="Times New Roman" w:hAnsi="Times New Roman"/>
                <w:sz w:val="24"/>
                <w:szCs w:val="24"/>
              </w:rPr>
            </w:pPr>
            <w:r w:rsidRPr="00FB1623">
              <w:rPr>
                <w:rFonts w:ascii="Times New Roman" w:hAnsi="Times New Roman"/>
                <w:sz w:val="24"/>
                <w:szCs w:val="24"/>
              </w:rPr>
              <w:t>BUSX 301</w:t>
            </w:r>
          </w:p>
        </w:tc>
        <w:tc>
          <w:tcPr>
            <w:tcW w:w="3150" w:type="dxa"/>
            <w:vMerge w:val="restart"/>
          </w:tcPr>
          <w:p w:rsidR="00942347" w:rsidRPr="00FB1623" w:rsidRDefault="00942347" w:rsidP="00942347">
            <w:pPr>
              <w:numPr>
                <w:ilvl w:val="0"/>
                <w:numId w:val="71"/>
              </w:numPr>
              <w:rPr>
                <w:rFonts w:eastAsia="Arial Unicode MS"/>
              </w:rPr>
            </w:pPr>
            <w:r w:rsidRPr="00FB1623">
              <w:t>ACCT 201/211</w:t>
            </w:r>
          </w:p>
          <w:p w:rsidR="00942347" w:rsidRPr="00FB1623" w:rsidRDefault="00942347" w:rsidP="00942347">
            <w:pPr>
              <w:numPr>
                <w:ilvl w:val="0"/>
                <w:numId w:val="70"/>
              </w:numPr>
              <w:rPr>
                <w:rFonts w:eastAsia="Arial Unicode MS"/>
              </w:rPr>
            </w:pPr>
            <w:r w:rsidRPr="00FB1623">
              <w:t>ACCT 202/212</w:t>
            </w:r>
          </w:p>
          <w:p w:rsidR="00942347" w:rsidRPr="00FB1623" w:rsidRDefault="00942347" w:rsidP="00942347">
            <w:pPr>
              <w:numPr>
                <w:ilvl w:val="0"/>
                <w:numId w:val="70"/>
              </w:numPr>
              <w:rPr>
                <w:rFonts w:eastAsia="Arial Unicode MS"/>
              </w:rPr>
            </w:pPr>
            <w:r w:rsidRPr="00FB1623">
              <w:t>ECON 201/203</w:t>
            </w:r>
          </w:p>
          <w:p w:rsidR="00942347" w:rsidRPr="00FB1623" w:rsidRDefault="00942347" w:rsidP="00942347">
            <w:pPr>
              <w:numPr>
                <w:ilvl w:val="0"/>
                <w:numId w:val="70"/>
              </w:numPr>
            </w:pPr>
            <w:r w:rsidRPr="00FB1623">
              <w:t>ECON 202/204</w:t>
            </w:r>
          </w:p>
          <w:p w:rsidR="00942347" w:rsidRPr="00FB1623" w:rsidRDefault="00942347" w:rsidP="00942347">
            <w:pPr>
              <w:numPr>
                <w:ilvl w:val="0"/>
                <w:numId w:val="70"/>
              </w:numPr>
              <w:rPr>
                <w:rFonts w:eastAsia="Arial Unicode MS"/>
              </w:rPr>
            </w:pPr>
            <w:r w:rsidRPr="00FB1623">
              <w:t>ECON 205 or MATH 231</w:t>
            </w:r>
          </w:p>
          <w:p w:rsidR="00942347" w:rsidRPr="00FB1623" w:rsidRDefault="00942347" w:rsidP="00942347">
            <w:pPr>
              <w:numPr>
                <w:ilvl w:val="0"/>
                <w:numId w:val="70"/>
              </w:numPr>
              <w:rPr>
                <w:rFonts w:eastAsia="Arial Unicode MS"/>
              </w:rPr>
            </w:pPr>
            <w:r w:rsidRPr="00FB1623">
              <w:rPr>
                <w:rFonts w:eastAsia="Arial Unicode MS"/>
              </w:rPr>
              <w:t>LEGL 225</w:t>
            </w:r>
          </w:p>
        </w:tc>
        <w:tc>
          <w:tcPr>
            <w:tcW w:w="270" w:type="dxa"/>
            <w:vMerge/>
          </w:tcPr>
          <w:p w:rsidR="00942347" w:rsidRPr="00FB1623" w:rsidRDefault="00942347" w:rsidP="00942347"/>
        </w:tc>
        <w:tc>
          <w:tcPr>
            <w:tcW w:w="1800" w:type="dxa"/>
            <w:vAlign w:val="center"/>
          </w:tcPr>
          <w:p w:rsidR="00942347" w:rsidRPr="00FB1623" w:rsidRDefault="00942347" w:rsidP="00942347">
            <w:pPr>
              <w:pStyle w:val="Heading4"/>
              <w:rPr>
                <w:rFonts w:ascii="Times New Roman" w:hAnsi="Times New Roman"/>
                <w:sz w:val="24"/>
                <w:szCs w:val="24"/>
              </w:rPr>
            </w:pPr>
          </w:p>
          <w:p w:rsidR="00942347" w:rsidRPr="00FB1623" w:rsidRDefault="00942347" w:rsidP="00942347">
            <w:pPr>
              <w:pStyle w:val="Heading4"/>
              <w:rPr>
                <w:rFonts w:ascii="Times New Roman" w:eastAsia="Arial Unicode MS" w:hAnsi="Times New Roman"/>
                <w:sz w:val="24"/>
                <w:szCs w:val="24"/>
              </w:rPr>
            </w:pPr>
            <w:r w:rsidRPr="00FB1623">
              <w:rPr>
                <w:rFonts w:ascii="Times New Roman" w:hAnsi="Times New Roman"/>
                <w:sz w:val="24"/>
                <w:szCs w:val="24"/>
              </w:rPr>
              <w:t xml:space="preserve">BUSX 460 </w:t>
            </w:r>
            <w:r w:rsidRPr="00FB1623">
              <w:rPr>
                <w:rFonts w:ascii="Times New Roman" w:hAnsi="Times New Roman"/>
                <w:i/>
                <w:iCs/>
                <w:sz w:val="24"/>
                <w:szCs w:val="24"/>
              </w:rPr>
              <w:t>(special permit)</w:t>
            </w:r>
            <w:r w:rsidRPr="00FB1623">
              <w:rPr>
                <w:rFonts w:ascii="Times New Roman" w:hAnsi="Times New Roman"/>
                <w:sz w:val="24"/>
                <w:szCs w:val="24"/>
              </w:rPr>
              <w:t>  </w:t>
            </w:r>
          </w:p>
        </w:tc>
        <w:tc>
          <w:tcPr>
            <w:tcW w:w="3870" w:type="dxa"/>
          </w:tcPr>
          <w:p w:rsidR="00942347" w:rsidRPr="00FB1623" w:rsidRDefault="00942347" w:rsidP="00942347">
            <w:pPr>
              <w:numPr>
                <w:ilvl w:val="0"/>
                <w:numId w:val="67"/>
              </w:numPr>
            </w:pPr>
            <w:r w:rsidRPr="00FB1623">
              <w:t>BUSX 301</w:t>
            </w:r>
          </w:p>
          <w:p w:rsidR="00942347" w:rsidRPr="00FB1623" w:rsidRDefault="00942347" w:rsidP="00942347">
            <w:pPr>
              <w:numPr>
                <w:ilvl w:val="0"/>
                <w:numId w:val="67"/>
              </w:numPr>
              <w:rPr>
                <w:rFonts w:eastAsia="Arial Unicode MS"/>
              </w:rPr>
            </w:pPr>
            <w:r w:rsidRPr="00FB1623">
              <w:t>FIN 331</w:t>
            </w:r>
          </w:p>
          <w:p w:rsidR="00942347" w:rsidRPr="00FB1623" w:rsidRDefault="00942347" w:rsidP="00942347">
            <w:pPr>
              <w:numPr>
                <w:ilvl w:val="0"/>
                <w:numId w:val="67"/>
              </w:numPr>
              <w:rPr>
                <w:rFonts w:eastAsia="Arial Unicode MS"/>
              </w:rPr>
            </w:pPr>
            <w:r w:rsidRPr="00FB1623">
              <w:t>MKTG 341</w:t>
            </w:r>
          </w:p>
          <w:p w:rsidR="00942347" w:rsidRPr="00FB1623" w:rsidRDefault="00942347" w:rsidP="00942347">
            <w:pPr>
              <w:numPr>
                <w:ilvl w:val="0"/>
                <w:numId w:val="67"/>
              </w:numPr>
            </w:pPr>
            <w:r w:rsidRPr="00FB1623">
              <w:t>MNGT 361</w:t>
            </w:r>
          </w:p>
          <w:p w:rsidR="00942347" w:rsidRPr="00FB1623" w:rsidRDefault="00942347" w:rsidP="00942347">
            <w:pPr>
              <w:numPr>
                <w:ilvl w:val="0"/>
                <w:numId w:val="65"/>
              </w:numPr>
              <w:rPr>
                <w:rFonts w:eastAsia="Arial Unicode MS"/>
              </w:rPr>
            </w:pPr>
            <w:r w:rsidRPr="00FB1623">
              <w:rPr>
                <w:rFonts w:eastAsia="Arial Unicode MS"/>
              </w:rPr>
              <w:t>Six additional credits of CBE courses</w:t>
            </w:r>
          </w:p>
        </w:tc>
      </w:tr>
      <w:tr w:rsidR="00942347" w:rsidRPr="00FB1623" w:rsidTr="00942347">
        <w:trPr>
          <w:cantSplit/>
          <w:trHeight w:val="764"/>
        </w:trPr>
        <w:tc>
          <w:tcPr>
            <w:tcW w:w="1458" w:type="dxa"/>
            <w:vMerge/>
          </w:tcPr>
          <w:p w:rsidR="00942347" w:rsidRPr="00FB1623" w:rsidRDefault="00942347" w:rsidP="00942347">
            <w:pPr>
              <w:rPr>
                <w:rFonts w:eastAsia="Arial Unicode MS"/>
              </w:rPr>
            </w:pPr>
          </w:p>
        </w:tc>
        <w:tc>
          <w:tcPr>
            <w:tcW w:w="3150" w:type="dxa"/>
            <w:vMerge/>
          </w:tcPr>
          <w:p w:rsidR="00942347" w:rsidRPr="00FB1623" w:rsidRDefault="00942347" w:rsidP="00942347">
            <w:pPr>
              <w:rPr>
                <w:rFonts w:eastAsia="Arial Unicode MS"/>
              </w:rPr>
            </w:pPr>
          </w:p>
        </w:tc>
        <w:tc>
          <w:tcPr>
            <w:tcW w:w="270" w:type="dxa"/>
            <w:vMerge/>
          </w:tcPr>
          <w:p w:rsidR="00942347" w:rsidRPr="00FB1623" w:rsidRDefault="00942347" w:rsidP="00942347"/>
        </w:tc>
        <w:tc>
          <w:tcPr>
            <w:tcW w:w="1800" w:type="dxa"/>
            <w:vAlign w:val="center"/>
          </w:tcPr>
          <w:p w:rsidR="00942347" w:rsidRPr="00FB1623" w:rsidRDefault="00942347" w:rsidP="00942347">
            <w:pPr>
              <w:pStyle w:val="Heading4"/>
              <w:rPr>
                <w:rFonts w:ascii="Times New Roman" w:eastAsia="Arial Unicode MS" w:hAnsi="Times New Roman"/>
                <w:sz w:val="24"/>
                <w:szCs w:val="24"/>
              </w:rPr>
            </w:pPr>
            <w:r w:rsidRPr="00FB1623">
              <w:rPr>
                <w:rFonts w:ascii="Times New Roman" w:hAnsi="Times New Roman"/>
                <w:sz w:val="24"/>
                <w:szCs w:val="24"/>
              </w:rPr>
              <w:t>EBTM 311</w:t>
            </w:r>
          </w:p>
        </w:tc>
        <w:tc>
          <w:tcPr>
            <w:tcW w:w="3870" w:type="dxa"/>
          </w:tcPr>
          <w:p w:rsidR="00942347" w:rsidRPr="00FB1623" w:rsidRDefault="00942347" w:rsidP="00942347">
            <w:pPr>
              <w:numPr>
                <w:ilvl w:val="0"/>
                <w:numId w:val="66"/>
              </w:numPr>
              <w:rPr>
                <w:rFonts w:eastAsia="Arial Unicode MS"/>
              </w:rPr>
            </w:pPr>
            <w:r w:rsidRPr="00FB1623">
              <w:rPr>
                <w:rFonts w:eastAsia="Arial Unicode MS"/>
              </w:rPr>
              <w:t>BUSX 301</w:t>
            </w:r>
          </w:p>
          <w:p w:rsidR="00942347" w:rsidRPr="00FB1623" w:rsidRDefault="00942347" w:rsidP="00942347">
            <w:pPr>
              <w:numPr>
                <w:ilvl w:val="0"/>
                <w:numId w:val="66"/>
              </w:numPr>
              <w:rPr>
                <w:rFonts w:eastAsia="Arial Unicode MS"/>
              </w:rPr>
            </w:pPr>
            <w:r w:rsidRPr="00FB1623">
              <w:t>EBTM/MNGT 337- may be taken concurrently</w:t>
            </w:r>
          </w:p>
        </w:tc>
      </w:tr>
      <w:tr w:rsidR="00942347" w:rsidRPr="00FB1623" w:rsidTr="00942347">
        <w:trPr>
          <w:cantSplit/>
          <w:trHeight w:val="860"/>
        </w:trPr>
        <w:tc>
          <w:tcPr>
            <w:tcW w:w="1458" w:type="dxa"/>
            <w:tcBorders>
              <w:bottom w:val="single" w:sz="4" w:space="0" w:color="auto"/>
            </w:tcBorders>
          </w:tcPr>
          <w:p w:rsidR="00942347" w:rsidRPr="00FB1623" w:rsidRDefault="00942347" w:rsidP="00942347">
            <w:pPr>
              <w:rPr>
                <w:rFonts w:eastAsia="Arial Unicode MS"/>
                <w:b/>
                <w:bCs/>
              </w:rPr>
            </w:pPr>
            <w:r w:rsidRPr="00FB1623">
              <w:rPr>
                <w:b/>
                <w:bCs/>
              </w:rPr>
              <w:t>ECON 306</w:t>
            </w:r>
          </w:p>
        </w:tc>
        <w:tc>
          <w:tcPr>
            <w:tcW w:w="3150" w:type="dxa"/>
            <w:tcBorders>
              <w:bottom w:val="single" w:sz="4" w:space="0" w:color="auto"/>
            </w:tcBorders>
          </w:tcPr>
          <w:p w:rsidR="00942347" w:rsidRPr="00FB1623" w:rsidRDefault="00942347" w:rsidP="00942347">
            <w:pPr>
              <w:numPr>
                <w:ilvl w:val="0"/>
                <w:numId w:val="62"/>
              </w:numPr>
              <w:rPr>
                <w:rFonts w:eastAsia="Arial Unicode MS"/>
              </w:rPr>
            </w:pPr>
            <w:r w:rsidRPr="00FB1623">
              <w:t>ECON 201/203</w:t>
            </w:r>
          </w:p>
          <w:p w:rsidR="00942347" w:rsidRPr="00FB1623" w:rsidRDefault="00942347" w:rsidP="00942347">
            <w:pPr>
              <w:numPr>
                <w:ilvl w:val="0"/>
                <w:numId w:val="62"/>
              </w:numPr>
              <w:rPr>
                <w:rFonts w:eastAsia="Arial Unicode MS"/>
              </w:rPr>
            </w:pPr>
            <w:r w:rsidRPr="00FB1623">
              <w:t>ECON 202/204</w:t>
            </w:r>
          </w:p>
          <w:p w:rsidR="00942347" w:rsidRPr="00FB1623" w:rsidRDefault="00942347" w:rsidP="00942347">
            <w:pPr>
              <w:numPr>
                <w:ilvl w:val="0"/>
                <w:numId w:val="62"/>
              </w:numPr>
              <w:rPr>
                <w:rFonts w:eastAsia="Arial Unicode MS"/>
              </w:rPr>
            </w:pPr>
            <w:r w:rsidRPr="00FB1623">
              <w:t>ECON 205 or MATH231/233</w:t>
            </w:r>
          </w:p>
        </w:tc>
        <w:tc>
          <w:tcPr>
            <w:tcW w:w="270" w:type="dxa"/>
            <w:vMerge/>
          </w:tcPr>
          <w:p w:rsidR="00000000" w:rsidRDefault="004F1119">
            <w:pPr>
              <w:numPr>
                <w:ilvl w:val="0"/>
                <w:numId w:val="61"/>
              </w:numPr>
              <w:pPrChange w:id="12" w:author="cbeuser" w:date="2010-09-02T07:46:00Z">
                <w:pPr>
                  <w:numPr>
                    <w:numId w:val="62"/>
                  </w:numPr>
                  <w:tabs>
                    <w:tab w:val="num" w:pos="360"/>
                  </w:tabs>
                  <w:ind w:left="360" w:hanging="360"/>
                </w:pPr>
              </w:pPrChange>
            </w:pPr>
          </w:p>
        </w:tc>
        <w:tc>
          <w:tcPr>
            <w:tcW w:w="1800" w:type="dxa"/>
            <w:vAlign w:val="center"/>
          </w:tcPr>
          <w:p w:rsidR="00942347" w:rsidRPr="00FB1623" w:rsidRDefault="00942347" w:rsidP="00942347">
            <w:pPr>
              <w:pStyle w:val="Heading4"/>
              <w:rPr>
                <w:rFonts w:ascii="Times New Roman" w:eastAsia="Arial Unicode MS" w:hAnsi="Times New Roman"/>
                <w:sz w:val="24"/>
                <w:szCs w:val="24"/>
              </w:rPr>
            </w:pPr>
            <w:r w:rsidRPr="00FB1623">
              <w:rPr>
                <w:rFonts w:ascii="Times New Roman" w:hAnsi="Times New Roman"/>
                <w:sz w:val="24"/>
                <w:szCs w:val="24"/>
              </w:rPr>
              <w:t>EBTM 365</w:t>
            </w:r>
          </w:p>
        </w:tc>
        <w:tc>
          <w:tcPr>
            <w:tcW w:w="3870" w:type="dxa"/>
          </w:tcPr>
          <w:p w:rsidR="00942347" w:rsidRPr="00FB1623" w:rsidRDefault="00942347" w:rsidP="00942347">
            <w:pPr>
              <w:rPr>
                <w:rFonts w:eastAsia="Arial Unicode MS"/>
              </w:rPr>
            </w:pPr>
          </w:p>
          <w:p w:rsidR="00942347" w:rsidRPr="00FB1623" w:rsidRDefault="00942347" w:rsidP="00942347">
            <w:pPr>
              <w:numPr>
                <w:ilvl w:val="0"/>
                <w:numId w:val="66"/>
              </w:numPr>
              <w:rPr>
                <w:rFonts w:eastAsia="Arial Unicode MS"/>
              </w:rPr>
            </w:pPr>
            <w:r w:rsidRPr="00FB1623">
              <w:t>ECON 205 or MATH 231</w:t>
            </w:r>
          </w:p>
        </w:tc>
      </w:tr>
      <w:tr w:rsidR="00942347" w:rsidRPr="00FB1623" w:rsidTr="00942347">
        <w:trPr>
          <w:cantSplit/>
          <w:trHeight w:val="610"/>
        </w:trPr>
        <w:tc>
          <w:tcPr>
            <w:tcW w:w="1458" w:type="dxa"/>
            <w:vMerge w:val="restart"/>
          </w:tcPr>
          <w:p w:rsidR="00942347" w:rsidRPr="00FB1623" w:rsidRDefault="00942347" w:rsidP="00942347">
            <w:pPr>
              <w:rPr>
                <w:b/>
                <w:bCs/>
              </w:rPr>
            </w:pPr>
          </w:p>
          <w:p w:rsidR="00942347" w:rsidRPr="00FB1623" w:rsidRDefault="00942347" w:rsidP="00942347">
            <w:pPr>
              <w:rPr>
                <w:b/>
                <w:bCs/>
              </w:rPr>
            </w:pPr>
            <w:r w:rsidRPr="00FB1623">
              <w:rPr>
                <w:b/>
                <w:bCs/>
              </w:rPr>
              <w:t>FIN 331</w:t>
            </w:r>
          </w:p>
          <w:p w:rsidR="00942347" w:rsidRPr="00FB1623" w:rsidRDefault="00942347" w:rsidP="00942347">
            <w:pPr>
              <w:rPr>
                <w:rFonts w:eastAsia="Arial Unicode MS"/>
                <w:b/>
                <w:bCs/>
              </w:rPr>
            </w:pPr>
            <w:r w:rsidRPr="00FB1623">
              <w:rPr>
                <w:b/>
                <w:bCs/>
              </w:rPr>
              <w:t>   </w:t>
            </w:r>
          </w:p>
        </w:tc>
        <w:tc>
          <w:tcPr>
            <w:tcW w:w="3150" w:type="dxa"/>
            <w:vMerge w:val="restart"/>
          </w:tcPr>
          <w:p w:rsidR="00942347" w:rsidRPr="00FB1623" w:rsidRDefault="00942347" w:rsidP="00942347">
            <w:pPr>
              <w:numPr>
                <w:ilvl w:val="0"/>
                <w:numId w:val="63"/>
              </w:numPr>
              <w:rPr>
                <w:rFonts w:eastAsia="Arial Unicode MS"/>
              </w:rPr>
            </w:pPr>
            <w:r w:rsidRPr="00FB1623">
              <w:t>ACCT 201/211</w:t>
            </w:r>
          </w:p>
          <w:p w:rsidR="00942347" w:rsidRPr="00FB1623" w:rsidRDefault="00942347" w:rsidP="00942347">
            <w:pPr>
              <w:numPr>
                <w:ilvl w:val="0"/>
                <w:numId w:val="63"/>
              </w:numPr>
              <w:rPr>
                <w:rFonts w:eastAsia="Arial Unicode MS"/>
              </w:rPr>
            </w:pPr>
            <w:r w:rsidRPr="00FB1623">
              <w:t>ACCT 202/212</w:t>
            </w:r>
          </w:p>
          <w:p w:rsidR="00942347" w:rsidRPr="00FB1623" w:rsidRDefault="00942347" w:rsidP="00942347">
            <w:pPr>
              <w:numPr>
                <w:ilvl w:val="0"/>
                <w:numId w:val="63"/>
              </w:numPr>
              <w:rPr>
                <w:rFonts w:eastAsia="Arial Unicode MS"/>
              </w:rPr>
            </w:pPr>
            <w:r w:rsidRPr="00FB1623">
              <w:t>ECON 201/203</w:t>
            </w:r>
          </w:p>
          <w:p w:rsidR="00942347" w:rsidRPr="00FB1623" w:rsidRDefault="00942347" w:rsidP="00942347">
            <w:pPr>
              <w:numPr>
                <w:ilvl w:val="0"/>
                <w:numId w:val="63"/>
              </w:numPr>
              <w:rPr>
                <w:rFonts w:eastAsia="Arial Unicode MS"/>
              </w:rPr>
            </w:pPr>
            <w:r w:rsidRPr="00FB1623">
              <w:t>ECON 202/204</w:t>
            </w:r>
          </w:p>
          <w:p w:rsidR="00942347" w:rsidRPr="00FB1623" w:rsidRDefault="00942347" w:rsidP="00942347">
            <w:pPr>
              <w:numPr>
                <w:ilvl w:val="0"/>
                <w:numId w:val="63"/>
              </w:numPr>
              <w:rPr>
                <w:rFonts w:eastAsia="Arial Unicode MS"/>
              </w:rPr>
            </w:pPr>
            <w:r w:rsidRPr="00FB1623">
              <w:t>ECON 205 or MATH 231/233</w:t>
            </w:r>
          </w:p>
        </w:tc>
        <w:tc>
          <w:tcPr>
            <w:tcW w:w="270" w:type="dxa"/>
            <w:vMerge/>
          </w:tcPr>
          <w:p w:rsidR="00000000" w:rsidRDefault="004F1119">
            <w:pPr>
              <w:numPr>
                <w:ilvl w:val="0"/>
                <w:numId w:val="62"/>
              </w:numPr>
              <w:pPrChange w:id="13" w:author="cbeuser" w:date="2010-09-02T07:46:00Z">
                <w:pPr>
                  <w:numPr>
                    <w:numId w:val="63"/>
                  </w:numPr>
                  <w:tabs>
                    <w:tab w:val="num" w:pos="360"/>
                  </w:tabs>
                  <w:ind w:left="360" w:hanging="360"/>
                </w:pPr>
              </w:pPrChange>
            </w:pPr>
          </w:p>
        </w:tc>
        <w:tc>
          <w:tcPr>
            <w:tcW w:w="1800" w:type="dxa"/>
            <w:tcBorders>
              <w:bottom w:val="single" w:sz="4" w:space="0" w:color="auto"/>
            </w:tcBorders>
            <w:vAlign w:val="center"/>
          </w:tcPr>
          <w:p w:rsidR="00942347" w:rsidRPr="00FB1623" w:rsidRDefault="00942347" w:rsidP="00942347">
            <w:pPr>
              <w:pStyle w:val="Heading4"/>
              <w:rPr>
                <w:rFonts w:ascii="Times New Roman" w:eastAsia="Arial Unicode MS" w:hAnsi="Times New Roman"/>
                <w:sz w:val="24"/>
                <w:szCs w:val="24"/>
              </w:rPr>
            </w:pPr>
            <w:r w:rsidRPr="00FB1623">
              <w:rPr>
                <w:rFonts w:ascii="Times New Roman" w:hAnsi="Times New Roman"/>
                <w:sz w:val="24"/>
                <w:szCs w:val="24"/>
              </w:rPr>
              <w:t>MNGT 375</w:t>
            </w:r>
          </w:p>
        </w:tc>
        <w:tc>
          <w:tcPr>
            <w:tcW w:w="3870" w:type="dxa"/>
          </w:tcPr>
          <w:p w:rsidR="00942347" w:rsidRPr="00FB1623" w:rsidRDefault="00942347" w:rsidP="00942347">
            <w:pPr>
              <w:numPr>
                <w:ilvl w:val="0"/>
                <w:numId w:val="65"/>
              </w:numPr>
              <w:rPr>
                <w:rFonts w:eastAsia="Arial Unicode MS"/>
              </w:rPr>
            </w:pPr>
            <w:r w:rsidRPr="00FB1623">
              <w:rPr>
                <w:rFonts w:eastAsia="Arial Unicode MS"/>
              </w:rPr>
              <w:t>BUSX 301- may be taken concurrently</w:t>
            </w:r>
          </w:p>
          <w:p w:rsidR="00942347" w:rsidRPr="00FB1623" w:rsidRDefault="00942347" w:rsidP="00942347">
            <w:pPr>
              <w:rPr>
                <w:rFonts w:eastAsia="Arial Unicode MS"/>
              </w:rPr>
            </w:pPr>
          </w:p>
        </w:tc>
      </w:tr>
      <w:tr w:rsidR="00942347" w:rsidRPr="00FB1623" w:rsidTr="00942347">
        <w:trPr>
          <w:cantSplit/>
          <w:trHeight w:val="692"/>
        </w:trPr>
        <w:tc>
          <w:tcPr>
            <w:tcW w:w="1458" w:type="dxa"/>
            <w:vMerge/>
            <w:tcBorders>
              <w:bottom w:val="single" w:sz="4" w:space="0" w:color="auto"/>
            </w:tcBorders>
          </w:tcPr>
          <w:p w:rsidR="00942347" w:rsidRPr="00FB1623" w:rsidRDefault="00942347" w:rsidP="00942347">
            <w:pPr>
              <w:rPr>
                <w:b/>
                <w:bCs/>
              </w:rPr>
            </w:pPr>
          </w:p>
        </w:tc>
        <w:tc>
          <w:tcPr>
            <w:tcW w:w="3150" w:type="dxa"/>
            <w:vMerge/>
            <w:tcBorders>
              <w:bottom w:val="single" w:sz="4" w:space="0" w:color="auto"/>
            </w:tcBorders>
          </w:tcPr>
          <w:p w:rsidR="00000000" w:rsidRDefault="004F1119">
            <w:pPr>
              <w:numPr>
                <w:ilvl w:val="0"/>
                <w:numId w:val="63"/>
              </w:numPr>
              <w:pPrChange w:id="14" w:author="cbeuser" w:date="2010-09-02T07:46:00Z">
                <w:pPr>
                  <w:numPr>
                    <w:numId w:val="64"/>
                  </w:numPr>
                  <w:tabs>
                    <w:tab w:val="num" w:pos="360"/>
                  </w:tabs>
                  <w:ind w:left="360" w:hanging="360"/>
                </w:pPr>
              </w:pPrChange>
            </w:pPr>
          </w:p>
        </w:tc>
        <w:tc>
          <w:tcPr>
            <w:tcW w:w="270" w:type="dxa"/>
            <w:vMerge/>
          </w:tcPr>
          <w:p w:rsidR="00000000" w:rsidRDefault="004F1119">
            <w:pPr>
              <w:numPr>
                <w:ilvl w:val="0"/>
                <w:numId w:val="62"/>
              </w:numPr>
              <w:pPrChange w:id="15" w:author="cbeuser" w:date="2010-09-02T07:46:00Z">
                <w:pPr>
                  <w:numPr>
                    <w:numId w:val="63"/>
                  </w:numPr>
                  <w:tabs>
                    <w:tab w:val="num" w:pos="360"/>
                  </w:tabs>
                  <w:ind w:left="360" w:hanging="360"/>
                </w:pPr>
              </w:pPrChange>
            </w:pPr>
          </w:p>
        </w:tc>
        <w:tc>
          <w:tcPr>
            <w:tcW w:w="1800" w:type="dxa"/>
            <w:tcBorders>
              <w:bottom w:val="single" w:sz="4" w:space="0" w:color="auto"/>
            </w:tcBorders>
            <w:vAlign w:val="center"/>
          </w:tcPr>
          <w:p w:rsidR="00942347" w:rsidRPr="00FB1623" w:rsidRDefault="00942347" w:rsidP="00942347">
            <w:pPr>
              <w:pStyle w:val="Heading4"/>
              <w:rPr>
                <w:rFonts w:ascii="Times New Roman" w:hAnsi="Times New Roman"/>
                <w:sz w:val="24"/>
                <w:szCs w:val="24"/>
              </w:rPr>
            </w:pPr>
            <w:r w:rsidRPr="00FB1623">
              <w:rPr>
                <w:rFonts w:ascii="Times New Roman" w:hAnsi="Times New Roman"/>
                <w:sz w:val="24"/>
                <w:szCs w:val="24"/>
              </w:rPr>
              <w:t>MNGT 482</w:t>
            </w:r>
          </w:p>
        </w:tc>
        <w:tc>
          <w:tcPr>
            <w:tcW w:w="3870" w:type="dxa"/>
            <w:tcBorders>
              <w:bottom w:val="single" w:sz="4" w:space="0" w:color="auto"/>
            </w:tcBorders>
          </w:tcPr>
          <w:p w:rsidR="00942347" w:rsidRPr="00FB1623" w:rsidRDefault="00942347" w:rsidP="00942347">
            <w:pPr>
              <w:numPr>
                <w:ilvl w:val="0"/>
                <w:numId w:val="68"/>
              </w:numPr>
              <w:rPr>
                <w:rFonts w:eastAsia="Arial Unicode MS"/>
              </w:rPr>
            </w:pPr>
            <w:r w:rsidRPr="00FB1623">
              <w:t>MNGT 361</w:t>
            </w:r>
          </w:p>
          <w:p w:rsidR="00942347" w:rsidRPr="00FB1623" w:rsidRDefault="00942347" w:rsidP="00942347">
            <w:pPr>
              <w:numPr>
                <w:ilvl w:val="0"/>
                <w:numId w:val="65"/>
              </w:numPr>
              <w:rPr>
                <w:rFonts w:eastAsia="Arial Unicode MS"/>
              </w:rPr>
            </w:pPr>
            <w:r w:rsidRPr="00FB1623">
              <w:t>Senior major standing</w:t>
            </w:r>
          </w:p>
        </w:tc>
      </w:tr>
      <w:tr w:rsidR="00942347" w:rsidRPr="00FB1623" w:rsidTr="00942347">
        <w:trPr>
          <w:cantSplit/>
          <w:trHeight w:val="475"/>
        </w:trPr>
        <w:tc>
          <w:tcPr>
            <w:tcW w:w="1458" w:type="dxa"/>
            <w:tcBorders>
              <w:bottom w:val="single" w:sz="4" w:space="0" w:color="auto"/>
            </w:tcBorders>
          </w:tcPr>
          <w:p w:rsidR="00942347" w:rsidRPr="00FB1623" w:rsidRDefault="00942347" w:rsidP="00942347">
            <w:pPr>
              <w:rPr>
                <w:rFonts w:eastAsia="Arial Unicode MS"/>
                <w:b/>
                <w:bCs/>
              </w:rPr>
            </w:pPr>
            <w:r w:rsidRPr="00FB1623">
              <w:rPr>
                <w:b/>
                <w:bCs/>
              </w:rPr>
              <w:t>MKTG 341/ 342</w:t>
            </w:r>
          </w:p>
        </w:tc>
        <w:tc>
          <w:tcPr>
            <w:tcW w:w="3150" w:type="dxa"/>
          </w:tcPr>
          <w:p w:rsidR="00942347" w:rsidRPr="00FB1623" w:rsidRDefault="00942347" w:rsidP="00942347">
            <w:pPr>
              <w:ind w:left="360"/>
              <w:rPr>
                <w:rFonts w:eastAsia="Arial Unicode MS"/>
              </w:rPr>
            </w:pPr>
          </w:p>
        </w:tc>
        <w:tc>
          <w:tcPr>
            <w:tcW w:w="270" w:type="dxa"/>
            <w:vMerge/>
          </w:tcPr>
          <w:p w:rsidR="00000000" w:rsidRDefault="004F1119">
            <w:pPr>
              <w:numPr>
                <w:ilvl w:val="0"/>
                <w:numId w:val="63"/>
              </w:numPr>
              <w:pPrChange w:id="16" w:author="cbeuser" w:date="2010-09-02T07:46:00Z">
                <w:pPr>
                  <w:numPr>
                    <w:numId w:val="64"/>
                  </w:numPr>
                  <w:tabs>
                    <w:tab w:val="num" w:pos="360"/>
                  </w:tabs>
                  <w:ind w:left="360" w:hanging="360"/>
                </w:pPr>
              </w:pPrChange>
            </w:pPr>
          </w:p>
        </w:tc>
        <w:tc>
          <w:tcPr>
            <w:tcW w:w="1800" w:type="dxa"/>
            <w:vMerge w:val="restart"/>
          </w:tcPr>
          <w:p w:rsidR="00942347" w:rsidRPr="00FB1623" w:rsidRDefault="00942347" w:rsidP="00942347">
            <w:pPr>
              <w:pStyle w:val="Heading4"/>
              <w:rPr>
                <w:rFonts w:ascii="Times New Roman" w:hAnsi="Times New Roman"/>
                <w:sz w:val="24"/>
                <w:szCs w:val="24"/>
              </w:rPr>
            </w:pPr>
          </w:p>
          <w:p w:rsidR="00942347" w:rsidRPr="00FB1623" w:rsidRDefault="00942347" w:rsidP="00942347">
            <w:pPr>
              <w:pStyle w:val="Heading4"/>
              <w:rPr>
                <w:rFonts w:ascii="Times New Roman" w:hAnsi="Times New Roman"/>
                <w:sz w:val="24"/>
                <w:szCs w:val="24"/>
              </w:rPr>
            </w:pPr>
            <w:r w:rsidRPr="00FB1623">
              <w:rPr>
                <w:rFonts w:ascii="Times New Roman" w:hAnsi="Times New Roman"/>
                <w:sz w:val="24"/>
                <w:szCs w:val="24"/>
              </w:rPr>
              <w:t>MNGT 481</w:t>
            </w:r>
          </w:p>
          <w:p w:rsidR="00942347" w:rsidRPr="00FB1623" w:rsidRDefault="00942347" w:rsidP="00942347">
            <w:pPr>
              <w:pStyle w:val="Heading4"/>
              <w:rPr>
                <w:rFonts w:ascii="Times New Roman" w:hAnsi="Times New Roman"/>
                <w:sz w:val="24"/>
                <w:szCs w:val="24"/>
              </w:rPr>
            </w:pPr>
          </w:p>
        </w:tc>
        <w:tc>
          <w:tcPr>
            <w:tcW w:w="3870" w:type="dxa"/>
            <w:vMerge w:val="restart"/>
          </w:tcPr>
          <w:p w:rsidR="00942347" w:rsidRPr="00FB1623" w:rsidRDefault="00942347" w:rsidP="00942347">
            <w:pPr>
              <w:numPr>
                <w:ilvl w:val="0"/>
                <w:numId w:val="69"/>
              </w:numPr>
            </w:pPr>
            <w:r w:rsidRPr="00FB1623">
              <w:t>FIN 331</w:t>
            </w:r>
          </w:p>
          <w:p w:rsidR="00942347" w:rsidRPr="00FB1623" w:rsidRDefault="00942347" w:rsidP="00942347">
            <w:pPr>
              <w:numPr>
                <w:ilvl w:val="0"/>
                <w:numId w:val="69"/>
              </w:numPr>
              <w:rPr>
                <w:rFonts w:eastAsia="Arial Unicode MS"/>
              </w:rPr>
            </w:pPr>
            <w:r w:rsidRPr="00FB1623">
              <w:t>MNGT 361</w:t>
            </w:r>
          </w:p>
          <w:p w:rsidR="00942347" w:rsidRPr="00FB1623" w:rsidRDefault="00942347" w:rsidP="00942347">
            <w:pPr>
              <w:numPr>
                <w:ilvl w:val="0"/>
                <w:numId w:val="69"/>
              </w:numPr>
              <w:rPr>
                <w:rFonts w:eastAsia="Arial Unicode MS"/>
              </w:rPr>
            </w:pPr>
            <w:r w:rsidRPr="00FB1623">
              <w:t>MKTG 341/ 342</w:t>
            </w:r>
          </w:p>
          <w:p w:rsidR="00942347" w:rsidRPr="00FB1623" w:rsidRDefault="00942347" w:rsidP="00942347">
            <w:pPr>
              <w:numPr>
                <w:ilvl w:val="0"/>
                <w:numId w:val="69"/>
              </w:numPr>
            </w:pPr>
            <w:r w:rsidRPr="00FB1623">
              <w:rPr>
                <w:rFonts w:eastAsia="Arial Unicode MS"/>
              </w:rPr>
              <w:t xml:space="preserve">EBTM 365 </w:t>
            </w:r>
          </w:p>
          <w:p w:rsidR="00942347" w:rsidRPr="00FB1623" w:rsidRDefault="00942347" w:rsidP="00942347">
            <w:pPr>
              <w:numPr>
                <w:ilvl w:val="0"/>
                <w:numId w:val="69"/>
              </w:numPr>
            </w:pPr>
            <w:r w:rsidRPr="00FB1623">
              <w:rPr>
                <w:rFonts w:eastAsia="Arial Unicode MS"/>
              </w:rPr>
              <w:t>BUSX 301</w:t>
            </w:r>
          </w:p>
          <w:p w:rsidR="00942347" w:rsidRPr="00FB1623" w:rsidRDefault="00942347" w:rsidP="00942347">
            <w:pPr>
              <w:numPr>
                <w:ilvl w:val="0"/>
                <w:numId w:val="69"/>
              </w:numPr>
            </w:pPr>
            <w:r w:rsidRPr="00FB1623">
              <w:rPr>
                <w:rFonts w:eastAsia="Arial Unicode MS"/>
              </w:rPr>
              <w:t>Senior major standing</w:t>
            </w:r>
          </w:p>
        </w:tc>
      </w:tr>
      <w:tr w:rsidR="007D2800" w:rsidRPr="00FB1623" w:rsidTr="00942347">
        <w:trPr>
          <w:cantSplit/>
          <w:trHeight w:val="475"/>
        </w:trPr>
        <w:tc>
          <w:tcPr>
            <w:tcW w:w="1458" w:type="dxa"/>
            <w:tcBorders>
              <w:bottom w:val="single" w:sz="4" w:space="0" w:color="auto"/>
            </w:tcBorders>
          </w:tcPr>
          <w:p w:rsidR="007D2800" w:rsidRPr="00FB1623" w:rsidRDefault="007D2800" w:rsidP="00942347">
            <w:pPr>
              <w:rPr>
                <w:b/>
                <w:bCs/>
              </w:rPr>
            </w:pPr>
            <w:r>
              <w:rPr>
                <w:b/>
                <w:bCs/>
              </w:rPr>
              <w:t>MNGT 361</w:t>
            </w:r>
          </w:p>
        </w:tc>
        <w:tc>
          <w:tcPr>
            <w:tcW w:w="3150" w:type="dxa"/>
          </w:tcPr>
          <w:p w:rsidR="007D2800" w:rsidRPr="00FB1623" w:rsidRDefault="007D2800" w:rsidP="00942347">
            <w:pPr>
              <w:ind w:left="360"/>
              <w:rPr>
                <w:rFonts w:eastAsia="Arial Unicode MS"/>
              </w:rPr>
            </w:pPr>
          </w:p>
        </w:tc>
        <w:tc>
          <w:tcPr>
            <w:tcW w:w="270" w:type="dxa"/>
            <w:vMerge/>
          </w:tcPr>
          <w:p w:rsidR="007D2800" w:rsidRDefault="007D2800">
            <w:pPr>
              <w:numPr>
                <w:ilvl w:val="0"/>
                <w:numId w:val="63"/>
              </w:numPr>
            </w:pPr>
          </w:p>
        </w:tc>
        <w:tc>
          <w:tcPr>
            <w:tcW w:w="1800" w:type="dxa"/>
            <w:vMerge/>
          </w:tcPr>
          <w:p w:rsidR="007D2800" w:rsidRPr="00FB1623" w:rsidRDefault="007D2800" w:rsidP="00942347">
            <w:pPr>
              <w:pStyle w:val="Heading4"/>
              <w:rPr>
                <w:rFonts w:ascii="Times New Roman" w:hAnsi="Times New Roman"/>
                <w:sz w:val="24"/>
                <w:szCs w:val="24"/>
              </w:rPr>
            </w:pPr>
          </w:p>
        </w:tc>
        <w:tc>
          <w:tcPr>
            <w:tcW w:w="3870" w:type="dxa"/>
            <w:vMerge/>
          </w:tcPr>
          <w:p w:rsidR="007D2800" w:rsidRPr="00FB1623" w:rsidRDefault="007D2800" w:rsidP="00942347">
            <w:pPr>
              <w:numPr>
                <w:ilvl w:val="0"/>
                <w:numId w:val="69"/>
              </w:numPr>
            </w:pPr>
          </w:p>
        </w:tc>
      </w:tr>
      <w:tr w:rsidR="00942347" w:rsidRPr="00FB1623" w:rsidTr="00942347">
        <w:trPr>
          <w:cantSplit/>
          <w:trHeight w:val="998"/>
        </w:trPr>
        <w:tc>
          <w:tcPr>
            <w:tcW w:w="1458" w:type="dxa"/>
            <w:tcBorders>
              <w:bottom w:val="single" w:sz="4" w:space="0" w:color="auto"/>
            </w:tcBorders>
          </w:tcPr>
          <w:p w:rsidR="00942347" w:rsidRPr="00FB1623" w:rsidRDefault="00942347" w:rsidP="00942347">
            <w:pPr>
              <w:rPr>
                <w:b/>
                <w:bCs/>
              </w:rPr>
            </w:pPr>
            <w:r w:rsidRPr="00FB1623">
              <w:rPr>
                <w:b/>
                <w:bCs/>
              </w:rPr>
              <w:t>EBTM 337</w:t>
            </w:r>
          </w:p>
        </w:tc>
        <w:tc>
          <w:tcPr>
            <w:tcW w:w="3150" w:type="dxa"/>
            <w:tcBorders>
              <w:bottom w:val="single" w:sz="4" w:space="0" w:color="auto"/>
            </w:tcBorders>
          </w:tcPr>
          <w:p w:rsidR="00942347" w:rsidRPr="00FB1623" w:rsidRDefault="00942347" w:rsidP="00942347">
            <w:pPr>
              <w:numPr>
                <w:ilvl w:val="0"/>
                <w:numId w:val="64"/>
              </w:numPr>
            </w:pPr>
            <w:r w:rsidRPr="00FB1623">
              <w:t>COSC 111/115 or CIS 115</w:t>
            </w:r>
            <w:r w:rsidRPr="00FB1623">
              <w:rPr>
                <w:rFonts w:eastAsia="Arial Unicode MS"/>
              </w:rPr>
              <w:t xml:space="preserve"> </w:t>
            </w:r>
            <w:r w:rsidRPr="00FB1623">
              <w:t>or passed CPE</w:t>
            </w:r>
          </w:p>
        </w:tc>
        <w:tc>
          <w:tcPr>
            <w:tcW w:w="270" w:type="dxa"/>
            <w:vMerge/>
            <w:tcBorders>
              <w:bottom w:val="single" w:sz="4" w:space="0" w:color="auto"/>
            </w:tcBorders>
          </w:tcPr>
          <w:p w:rsidR="00000000" w:rsidRDefault="004F1119">
            <w:pPr>
              <w:numPr>
                <w:ilvl w:val="0"/>
                <w:numId w:val="63"/>
              </w:numPr>
              <w:pPrChange w:id="17" w:author="cbeuser" w:date="2010-09-02T07:46:00Z">
                <w:pPr>
                  <w:numPr>
                    <w:numId w:val="64"/>
                  </w:numPr>
                  <w:tabs>
                    <w:tab w:val="num" w:pos="360"/>
                  </w:tabs>
                  <w:ind w:left="360" w:hanging="360"/>
                </w:pPr>
              </w:pPrChange>
            </w:pPr>
          </w:p>
        </w:tc>
        <w:tc>
          <w:tcPr>
            <w:tcW w:w="1800" w:type="dxa"/>
            <w:vMerge/>
            <w:tcBorders>
              <w:bottom w:val="single" w:sz="4" w:space="0" w:color="auto"/>
            </w:tcBorders>
          </w:tcPr>
          <w:p w:rsidR="00942347" w:rsidRPr="00FB1623" w:rsidRDefault="00942347" w:rsidP="00942347">
            <w:pPr>
              <w:rPr>
                <w:b/>
                <w:bCs/>
              </w:rPr>
            </w:pPr>
          </w:p>
        </w:tc>
        <w:tc>
          <w:tcPr>
            <w:tcW w:w="3870" w:type="dxa"/>
            <w:vMerge/>
            <w:tcBorders>
              <w:bottom w:val="single" w:sz="4" w:space="0" w:color="auto"/>
            </w:tcBorders>
          </w:tcPr>
          <w:p w:rsidR="00000000" w:rsidRDefault="004F1119">
            <w:pPr>
              <w:numPr>
                <w:ilvl w:val="0"/>
                <w:numId w:val="69"/>
              </w:numPr>
              <w:pPrChange w:id="18" w:author="cbeuser" w:date="2010-09-02T07:46:00Z">
                <w:pPr>
                  <w:numPr>
                    <w:numId w:val="70"/>
                  </w:numPr>
                  <w:tabs>
                    <w:tab w:val="num" w:pos="360"/>
                  </w:tabs>
                  <w:ind w:left="360" w:hanging="360"/>
                </w:pPr>
              </w:pPrChange>
            </w:pPr>
          </w:p>
        </w:tc>
      </w:tr>
    </w:tbl>
    <w:p w:rsidR="00942347" w:rsidRPr="00FB1623" w:rsidRDefault="00942347">
      <w:pPr>
        <w:rPr>
          <w:b/>
          <w:bCs/>
          <w:caps/>
          <w:kern w:val="32"/>
        </w:rPr>
      </w:pPr>
    </w:p>
    <w:p w:rsidR="00942347" w:rsidRPr="007D2800" w:rsidRDefault="007D2800">
      <w:pPr>
        <w:rPr>
          <w:bCs/>
          <w:kern w:val="32"/>
        </w:rPr>
      </w:pPr>
      <w:r>
        <w:rPr>
          <w:bCs/>
          <w:caps/>
          <w:kern w:val="32"/>
        </w:rPr>
        <w:t>A</w:t>
      </w:r>
      <w:r w:rsidR="005F4649">
        <w:rPr>
          <w:bCs/>
          <w:kern w:val="32"/>
        </w:rPr>
        <w:t>dditional p</w:t>
      </w:r>
      <w:r>
        <w:rPr>
          <w:bCs/>
          <w:kern w:val="32"/>
        </w:rPr>
        <w:t xml:space="preserve">rerequisites for CBE courses can be found at </w:t>
      </w:r>
      <w:hyperlink r:id="rId36" w:history="1">
        <w:r w:rsidRPr="00875771">
          <w:rPr>
            <w:rStyle w:val="Hyperlink"/>
            <w:bCs/>
            <w:kern w:val="32"/>
          </w:rPr>
          <w:t>http://www.towson.edu/cbe/Files/students/CBE_Online_Prerequisite_Checking.pdf</w:t>
        </w:r>
      </w:hyperlink>
      <w:r>
        <w:rPr>
          <w:bCs/>
          <w:kern w:val="32"/>
        </w:rPr>
        <w:t xml:space="preserve">. </w:t>
      </w:r>
    </w:p>
    <w:p w:rsidR="007D2800" w:rsidRDefault="007D2800">
      <w:pPr>
        <w:rPr>
          <w:b/>
          <w:bCs/>
          <w:caps/>
          <w:kern w:val="32"/>
        </w:rPr>
      </w:pPr>
      <w:r>
        <w:rPr>
          <w:caps/>
        </w:rPr>
        <w:br w:type="page"/>
      </w:r>
    </w:p>
    <w:p w:rsidR="00942347" w:rsidRPr="00FB1623" w:rsidRDefault="00942347" w:rsidP="00942347">
      <w:pPr>
        <w:pStyle w:val="Heading1"/>
        <w:jc w:val="center"/>
        <w:rPr>
          <w:rFonts w:ascii="Times New Roman" w:hAnsi="Times New Roman"/>
          <w:caps/>
          <w:sz w:val="24"/>
          <w:szCs w:val="24"/>
        </w:rPr>
      </w:pPr>
      <w:bookmarkStart w:id="19" w:name="_Toc272398344"/>
      <w:r w:rsidRPr="00FB1623">
        <w:rPr>
          <w:rFonts w:ascii="Times New Roman" w:hAnsi="Times New Roman"/>
          <w:caps/>
          <w:sz w:val="24"/>
          <w:szCs w:val="24"/>
        </w:rPr>
        <w:lastRenderedPageBreak/>
        <w:t>Guide to the Degree Progress Report</w:t>
      </w:r>
      <w:bookmarkEnd w:id="19"/>
    </w:p>
    <w:p w:rsidR="00942347" w:rsidRPr="00FB1623" w:rsidRDefault="00942347" w:rsidP="00942347"/>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The Degree Progress Report contains two parts; the “Academic Transcript” and the “Academic Advisement Report”, which is an audit of academic work.  With it, you can quickly and easily assess a student’s</w:t>
      </w:r>
    </w:p>
    <w:p w:rsidR="00942347" w:rsidRPr="00FB1623" w:rsidRDefault="00942347" w:rsidP="005F4649">
      <w:pPr>
        <w:pStyle w:val="Default"/>
        <w:numPr>
          <w:ilvl w:val="0"/>
          <w:numId w:val="69"/>
        </w:numPr>
        <w:tabs>
          <w:tab w:val="clear" w:pos="360"/>
          <w:tab w:val="num" w:pos="1440"/>
        </w:tabs>
        <w:ind w:left="1440"/>
        <w:rPr>
          <w:rFonts w:ascii="Times New Roman" w:hAnsi="Times New Roman" w:cs="Times New Roman"/>
        </w:rPr>
      </w:pPr>
      <w:r w:rsidRPr="00FB1623">
        <w:rPr>
          <w:rFonts w:ascii="Times New Roman" w:hAnsi="Times New Roman" w:cs="Times New Roman"/>
        </w:rPr>
        <w:t xml:space="preserve">General Education requirements (“GenEds”) </w:t>
      </w:r>
    </w:p>
    <w:p w:rsidR="00942347" w:rsidRPr="00FB1623" w:rsidRDefault="00942347" w:rsidP="005F4649">
      <w:pPr>
        <w:pStyle w:val="Default"/>
        <w:numPr>
          <w:ilvl w:val="0"/>
          <w:numId w:val="69"/>
        </w:numPr>
        <w:tabs>
          <w:tab w:val="clear" w:pos="360"/>
          <w:tab w:val="num" w:pos="1440"/>
        </w:tabs>
        <w:ind w:left="1440"/>
        <w:rPr>
          <w:rFonts w:ascii="Times New Roman" w:hAnsi="Times New Roman" w:cs="Times New Roman"/>
        </w:rPr>
      </w:pPr>
      <w:r w:rsidRPr="00FB1623">
        <w:rPr>
          <w:rFonts w:ascii="Times New Roman" w:hAnsi="Times New Roman" w:cs="Times New Roman"/>
        </w:rPr>
        <w:t xml:space="preserve">Credits earned towards graduation </w:t>
      </w:r>
    </w:p>
    <w:p w:rsidR="00942347" w:rsidRPr="00FB1623" w:rsidRDefault="00942347" w:rsidP="005F4649">
      <w:pPr>
        <w:pStyle w:val="Default"/>
        <w:numPr>
          <w:ilvl w:val="0"/>
          <w:numId w:val="69"/>
        </w:numPr>
        <w:tabs>
          <w:tab w:val="clear" w:pos="360"/>
          <w:tab w:val="num" w:pos="1440"/>
        </w:tabs>
        <w:ind w:left="1440"/>
        <w:rPr>
          <w:rFonts w:ascii="Times New Roman" w:hAnsi="Times New Roman" w:cs="Times New Roman"/>
        </w:rPr>
      </w:pPr>
      <w:r w:rsidRPr="00FB1623">
        <w:rPr>
          <w:rFonts w:ascii="Times New Roman" w:hAnsi="Times New Roman" w:cs="Times New Roman"/>
        </w:rPr>
        <w:t xml:space="preserve">Major and Minor coursework  </w:t>
      </w:r>
    </w:p>
    <w:p w:rsidR="00942347" w:rsidRPr="00FB1623" w:rsidRDefault="00942347" w:rsidP="00942347">
      <w:pPr>
        <w:pStyle w:val="Default"/>
        <w:rPr>
          <w:rFonts w:ascii="Times New Roman" w:hAnsi="Times New Roman" w:cs="Times New Roman"/>
        </w:rPr>
      </w:pPr>
    </w:p>
    <w:p w:rsidR="00942347" w:rsidRPr="00FB1623" w:rsidRDefault="00942347" w:rsidP="00942347">
      <w:pPr>
        <w:rPr>
          <w:b/>
        </w:rPr>
      </w:pPr>
      <w:r w:rsidRPr="00FB1623">
        <w:rPr>
          <w:b/>
        </w:rPr>
        <w:t xml:space="preserve">To get started: </w:t>
      </w:r>
    </w:p>
    <w:p w:rsidR="00942347" w:rsidRPr="005F4649" w:rsidRDefault="00942347" w:rsidP="005F4649">
      <w:pPr>
        <w:pStyle w:val="ListParagraph"/>
        <w:numPr>
          <w:ilvl w:val="0"/>
          <w:numId w:val="109"/>
        </w:numPr>
        <w:spacing w:after="0"/>
        <w:rPr>
          <w:rFonts w:ascii="Times New Roman" w:hAnsi="Times New Roman"/>
          <w:b/>
          <w:bCs/>
          <w:sz w:val="24"/>
          <w:szCs w:val="24"/>
        </w:rPr>
      </w:pPr>
      <w:r w:rsidRPr="005F4649">
        <w:rPr>
          <w:rFonts w:ascii="Times New Roman" w:hAnsi="Times New Roman"/>
          <w:sz w:val="24"/>
          <w:szCs w:val="24"/>
        </w:rPr>
        <w:t xml:space="preserve">In the web browser, go to </w:t>
      </w:r>
      <w:hyperlink r:id="rId37" w:history="1">
        <w:r w:rsidRPr="005F4649">
          <w:rPr>
            <w:rStyle w:val="Hyperlink"/>
            <w:rFonts w:ascii="Times New Roman" w:hAnsi="Times New Roman"/>
            <w:bCs/>
            <w:sz w:val="24"/>
            <w:szCs w:val="24"/>
          </w:rPr>
          <w:t>http://inside.towson.edu</w:t>
        </w:r>
      </w:hyperlink>
    </w:p>
    <w:p w:rsidR="00942347" w:rsidRPr="00FB1623" w:rsidRDefault="00942347" w:rsidP="005F4649">
      <w:pPr>
        <w:pStyle w:val="Default"/>
        <w:numPr>
          <w:ilvl w:val="0"/>
          <w:numId w:val="109"/>
        </w:numPr>
        <w:rPr>
          <w:rFonts w:ascii="Times New Roman" w:hAnsi="Times New Roman" w:cs="Times New Roman"/>
        </w:rPr>
      </w:pPr>
      <w:r w:rsidRPr="00FB1623">
        <w:rPr>
          <w:rFonts w:ascii="Times New Roman" w:hAnsi="Times New Roman" w:cs="Times New Roman"/>
        </w:rPr>
        <w:t>On the right hand side, click on “Faculty/Staff/Student/HR/Payroll Entry to Peoplesoft”</w:t>
      </w:r>
    </w:p>
    <w:p w:rsidR="00942347" w:rsidRPr="00FB1623" w:rsidRDefault="00942347" w:rsidP="00942347">
      <w:pPr>
        <w:pStyle w:val="Default"/>
        <w:ind w:left="720"/>
        <w:rPr>
          <w:rFonts w:ascii="Times New Roman" w:hAnsi="Times New Roman" w:cs="Times New Roman"/>
        </w:rPr>
      </w:pPr>
    </w:p>
    <w:p w:rsidR="00942347" w:rsidRPr="00FB1623" w:rsidRDefault="00942347" w:rsidP="00942347">
      <w:pPr>
        <w:pStyle w:val="Default"/>
        <w:ind w:left="1440"/>
        <w:rPr>
          <w:rFonts w:ascii="Times New Roman" w:hAnsi="Times New Roman" w:cs="Times New Roman"/>
          <w:noProof/>
        </w:rPr>
      </w:pPr>
      <w:r w:rsidRPr="00FB1623">
        <w:rPr>
          <w:rFonts w:ascii="Times New Roman" w:hAnsi="Times New Roman" w:cs="Times New Roman"/>
          <w:noProof/>
        </w:rPr>
        <w:drawing>
          <wp:inline distT="0" distB="0" distL="0" distR="0">
            <wp:extent cx="2371725" cy="828675"/>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74812" t="59937" r="3185" b="29840"/>
                    <a:stretch>
                      <a:fillRect/>
                    </a:stretch>
                  </pic:blipFill>
                  <pic:spPr bwMode="auto">
                    <a:xfrm>
                      <a:off x="0" y="0"/>
                      <a:ext cx="2371725" cy="828675"/>
                    </a:xfrm>
                    <a:prstGeom prst="rect">
                      <a:avLst/>
                    </a:prstGeom>
                    <a:noFill/>
                    <a:ln w="9525">
                      <a:noFill/>
                      <a:miter lim="800000"/>
                      <a:headEnd/>
                      <a:tailEnd/>
                    </a:ln>
                  </pic:spPr>
                </pic:pic>
              </a:graphicData>
            </a:graphic>
          </wp:inline>
        </w:drawing>
      </w:r>
    </w:p>
    <w:p w:rsidR="00942347" w:rsidRPr="00FB1623" w:rsidRDefault="00942347" w:rsidP="00942347">
      <w:pPr>
        <w:pStyle w:val="Default"/>
        <w:ind w:left="1440"/>
        <w:rPr>
          <w:rFonts w:ascii="Times New Roman" w:hAnsi="Times New Roman" w:cs="Times New Roman"/>
        </w:rPr>
      </w:pPr>
    </w:p>
    <w:p w:rsidR="00942347" w:rsidRPr="00FB1623" w:rsidRDefault="00942347" w:rsidP="005F4649">
      <w:pPr>
        <w:pStyle w:val="Default"/>
        <w:numPr>
          <w:ilvl w:val="0"/>
          <w:numId w:val="41"/>
        </w:numPr>
        <w:ind w:left="1080"/>
        <w:rPr>
          <w:rFonts w:ascii="Times New Roman" w:hAnsi="Times New Roman" w:cs="Times New Roman"/>
        </w:rPr>
      </w:pPr>
      <w:r w:rsidRPr="00FB1623">
        <w:rPr>
          <w:rFonts w:ascii="Times New Roman" w:hAnsi="Times New Roman" w:cs="Times New Roman"/>
        </w:rPr>
        <w:t xml:space="preserve"> Log in to your Towson Online Services Account </w:t>
      </w:r>
    </w:p>
    <w:p w:rsidR="00942347" w:rsidRPr="00FB1623" w:rsidRDefault="00942347" w:rsidP="005F4649">
      <w:pPr>
        <w:pStyle w:val="Default"/>
        <w:rPr>
          <w:rFonts w:ascii="Times New Roman" w:hAnsi="Times New Roman" w:cs="Times New Roman"/>
        </w:rPr>
      </w:pPr>
    </w:p>
    <w:p w:rsidR="00942347" w:rsidRPr="00FB1623" w:rsidRDefault="00942347" w:rsidP="005F4649">
      <w:pPr>
        <w:pStyle w:val="Default"/>
        <w:ind w:left="1440"/>
        <w:rPr>
          <w:rFonts w:ascii="Times New Roman" w:hAnsi="Times New Roman" w:cs="Times New Roman"/>
        </w:rPr>
      </w:pPr>
      <w:r w:rsidRPr="00FB1623">
        <w:rPr>
          <w:rFonts w:ascii="Times New Roman" w:hAnsi="Times New Roman" w:cs="Times New Roman"/>
          <w:noProof/>
        </w:rPr>
        <w:drawing>
          <wp:inline distT="0" distB="0" distL="0" distR="0">
            <wp:extent cx="4276725" cy="1390650"/>
            <wp:effectExtent l="19050" t="0" r="952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3461" t="33333" r="14745" b="35469"/>
                    <a:stretch>
                      <a:fillRect/>
                    </a:stretch>
                  </pic:blipFill>
                  <pic:spPr bwMode="auto">
                    <a:xfrm>
                      <a:off x="0" y="0"/>
                      <a:ext cx="4276725" cy="1390650"/>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rPr>
      </w:pPr>
    </w:p>
    <w:p w:rsidR="00942347" w:rsidRPr="00FB1623" w:rsidRDefault="00942347" w:rsidP="00942347">
      <w:pPr>
        <w:rPr>
          <w:b/>
          <w:color w:val="000080"/>
        </w:rPr>
      </w:pPr>
      <w:r w:rsidRPr="00FB1623">
        <w:rPr>
          <w:b/>
          <w:color w:val="000080"/>
        </w:rPr>
        <w:t xml:space="preserve">To view the Degree Progress Report: </w:t>
      </w:r>
    </w:p>
    <w:p w:rsidR="00942347" w:rsidRPr="00FB1623" w:rsidRDefault="00942347" w:rsidP="005F4649">
      <w:pPr>
        <w:pStyle w:val="Default"/>
        <w:numPr>
          <w:ilvl w:val="0"/>
          <w:numId w:val="42"/>
        </w:numPr>
        <w:ind w:left="1440" w:hanging="360"/>
        <w:rPr>
          <w:rFonts w:ascii="Times New Roman" w:hAnsi="Times New Roman" w:cs="Times New Roman"/>
        </w:rPr>
      </w:pPr>
      <w:r w:rsidRPr="00FB1623">
        <w:rPr>
          <w:rFonts w:ascii="Times New Roman" w:hAnsi="Times New Roman" w:cs="Times New Roman"/>
        </w:rPr>
        <w:t xml:space="preserve">Click on Self Service, then “My Advisees” </w:t>
      </w:r>
    </w:p>
    <w:p w:rsidR="00942347" w:rsidRPr="00FB1623" w:rsidRDefault="00942347" w:rsidP="005F4649">
      <w:pPr>
        <w:pStyle w:val="Default"/>
        <w:ind w:left="720"/>
        <w:rPr>
          <w:rFonts w:ascii="Times New Roman" w:hAnsi="Times New Roman" w:cs="Times New Roman"/>
        </w:rPr>
      </w:pPr>
    </w:p>
    <w:p w:rsidR="00942347" w:rsidRPr="005F4649" w:rsidRDefault="00B0536E" w:rsidP="005F4649">
      <w:pPr>
        <w:pStyle w:val="Default"/>
        <w:tabs>
          <w:tab w:val="left" w:pos="1440"/>
        </w:tabs>
        <w:ind w:left="1440"/>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44" type="#_x0000_t32" style="position:absolute;left:0;text-align:left;margin-left:147.75pt;margin-top:94pt;width:33pt;height:.05pt;flip:x;z-index:251668480" o:connectortype="straight">
            <v:stroke endarrow="block"/>
          </v:shape>
        </w:pict>
      </w:r>
      <w:r w:rsidR="00942347" w:rsidRPr="00FB1623">
        <w:rPr>
          <w:rFonts w:ascii="Times New Roman" w:hAnsi="Times New Roman" w:cs="Times New Roman"/>
          <w:noProof/>
        </w:rPr>
        <w:drawing>
          <wp:inline distT="0" distB="0" distL="0" distR="0">
            <wp:extent cx="3162300" cy="2943225"/>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t="59459" r="67468" b="21523"/>
                    <a:stretch>
                      <a:fillRect/>
                    </a:stretch>
                  </pic:blipFill>
                  <pic:spPr bwMode="auto">
                    <a:xfrm>
                      <a:off x="0" y="0"/>
                      <a:ext cx="3162300" cy="2943225"/>
                    </a:xfrm>
                    <a:prstGeom prst="rect">
                      <a:avLst/>
                    </a:prstGeom>
                    <a:noFill/>
                    <a:ln w="9525">
                      <a:noFill/>
                      <a:miter lim="800000"/>
                      <a:headEnd/>
                      <a:tailEnd/>
                    </a:ln>
                  </pic:spPr>
                </pic:pic>
              </a:graphicData>
            </a:graphic>
          </wp:inline>
        </w:drawing>
      </w:r>
    </w:p>
    <w:p w:rsidR="00942347" w:rsidRPr="00FB1623" w:rsidRDefault="00942347" w:rsidP="00942347">
      <w:pPr>
        <w:pStyle w:val="Default"/>
        <w:tabs>
          <w:tab w:val="left" w:pos="1440"/>
        </w:tabs>
        <w:rPr>
          <w:rFonts w:ascii="Times New Roman" w:hAnsi="Times New Roman" w:cs="Times New Roman"/>
        </w:rPr>
      </w:pPr>
    </w:p>
    <w:p w:rsidR="00942347" w:rsidRPr="00FB1623" w:rsidRDefault="00942347" w:rsidP="005F4649">
      <w:pPr>
        <w:pStyle w:val="Default"/>
        <w:numPr>
          <w:ilvl w:val="0"/>
          <w:numId w:val="42"/>
        </w:numPr>
        <w:ind w:left="1440" w:hanging="360"/>
        <w:rPr>
          <w:rFonts w:ascii="Times New Roman" w:hAnsi="Times New Roman" w:cs="Times New Roman"/>
        </w:rPr>
      </w:pPr>
      <w:r w:rsidRPr="00FB1623">
        <w:rPr>
          <w:rFonts w:ascii="Times New Roman" w:hAnsi="Times New Roman" w:cs="Times New Roman"/>
        </w:rPr>
        <w:lastRenderedPageBreak/>
        <w:t>Click on the student you wish to view</w:t>
      </w:r>
    </w:p>
    <w:p w:rsidR="00942347" w:rsidRPr="00FB1623" w:rsidRDefault="00942347" w:rsidP="00942347">
      <w:pPr>
        <w:pStyle w:val="Default"/>
        <w:ind w:left="720"/>
        <w:rPr>
          <w:rFonts w:ascii="Times New Roman" w:hAnsi="Times New Roman" w:cs="Times New Roman"/>
        </w:rPr>
      </w:pPr>
    </w:p>
    <w:p w:rsidR="00942347" w:rsidRPr="00FB1623" w:rsidRDefault="00942347" w:rsidP="00942347">
      <w:pPr>
        <w:pStyle w:val="Default"/>
        <w:tabs>
          <w:tab w:val="left" w:pos="1440"/>
        </w:tabs>
        <w:ind w:left="1440"/>
        <w:rPr>
          <w:rFonts w:ascii="Times New Roman" w:hAnsi="Times New Roman" w:cs="Times New Roman"/>
        </w:rPr>
      </w:pPr>
      <w:r w:rsidRPr="00FB1623">
        <w:rPr>
          <w:rFonts w:ascii="Times New Roman" w:hAnsi="Times New Roman" w:cs="Times New Roman"/>
          <w:noProof/>
        </w:rPr>
        <w:drawing>
          <wp:inline distT="0" distB="0" distL="0" distR="0">
            <wp:extent cx="4371975" cy="1905000"/>
            <wp:effectExtent l="19050" t="0" r="952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9783" t="34296" r="18022" b="29604"/>
                    <a:stretch>
                      <a:fillRect/>
                    </a:stretch>
                  </pic:blipFill>
                  <pic:spPr bwMode="auto">
                    <a:xfrm>
                      <a:off x="0" y="0"/>
                      <a:ext cx="4371975" cy="1905000"/>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rPr>
      </w:pPr>
    </w:p>
    <w:p w:rsidR="00942347" w:rsidRPr="00FB1623" w:rsidRDefault="00942347" w:rsidP="005F4649">
      <w:pPr>
        <w:pStyle w:val="Default"/>
        <w:numPr>
          <w:ilvl w:val="0"/>
          <w:numId w:val="43"/>
        </w:numPr>
        <w:ind w:left="1440" w:hanging="360"/>
        <w:rPr>
          <w:rFonts w:ascii="Times New Roman" w:hAnsi="Times New Roman" w:cs="Times New Roman"/>
        </w:rPr>
      </w:pPr>
      <w:r w:rsidRPr="00FB1623">
        <w:rPr>
          <w:rFonts w:ascii="Times New Roman" w:hAnsi="Times New Roman" w:cs="Times New Roman"/>
        </w:rPr>
        <w:t xml:space="preserve">You will see the page to view the Degree Progress Report.  </w:t>
      </w:r>
      <w:r w:rsidRPr="00FB1623">
        <w:rPr>
          <w:rFonts w:ascii="Times New Roman" w:hAnsi="Times New Roman" w:cs="Times New Roman"/>
          <w:b/>
          <w:bCs/>
        </w:rPr>
        <w:t xml:space="preserve"> </w:t>
      </w:r>
    </w:p>
    <w:p w:rsidR="00942347" w:rsidRPr="00FB1623" w:rsidRDefault="00942347" w:rsidP="005F4649">
      <w:pPr>
        <w:pStyle w:val="Default"/>
        <w:ind w:left="720"/>
        <w:rPr>
          <w:rFonts w:ascii="Times New Roman" w:hAnsi="Times New Roman" w:cs="Times New Roman"/>
        </w:rPr>
      </w:pPr>
    </w:p>
    <w:p w:rsidR="00942347" w:rsidRPr="00FB1623" w:rsidRDefault="00942347" w:rsidP="00942347">
      <w:pPr>
        <w:pStyle w:val="Default"/>
        <w:ind w:left="1440"/>
        <w:rPr>
          <w:rFonts w:ascii="Times New Roman" w:hAnsi="Times New Roman" w:cs="Times New Roman"/>
          <w:noProof/>
        </w:rPr>
      </w:pPr>
      <w:r w:rsidRPr="00FB1623">
        <w:rPr>
          <w:rFonts w:ascii="Times New Roman" w:hAnsi="Times New Roman" w:cs="Times New Roman"/>
          <w:noProof/>
        </w:rPr>
        <w:drawing>
          <wp:inline distT="0" distB="0" distL="0" distR="0">
            <wp:extent cx="3733800" cy="2647950"/>
            <wp:effectExtent l="1905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srcRect/>
                    <a:stretch>
                      <a:fillRect/>
                    </a:stretch>
                  </pic:blipFill>
                  <pic:spPr bwMode="auto">
                    <a:xfrm>
                      <a:off x="0" y="0"/>
                      <a:ext cx="3733800" cy="2647950"/>
                    </a:xfrm>
                    <a:prstGeom prst="rect">
                      <a:avLst/>
                    </a:prstGeom>
                    <a:noFill/>
                    <a:ln w="9525">
                      <a:noFill/>
                      <a:miter lim="800000"/>
                      <a:headEnd/>
                      <a:tailEnd/>
                    </a:ln>
                  </pic:spPr>
                </pic:pic>
              </a:graphicData>
            </a:graphic>
          </wp:inline>
        </w:drawing>
      </w:r>
      <w:r w:rsidRPr="00FB1623">
        <w:rPr>
          <w:rFonts w:ascii="Times New Roman" w:hAnsi="Times New Roman" w:cs="Times New Roman"/>
          <w:noProof/>
        </w:rPr>
        <w:drawing>
          <wp:inline distT="0" distB="0" distL="0" distR="0">
            <wp:extent cx="276225" cy="209550"/>
            <wp:effectExtent l="19050" t="0" r="9525"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276225" cy="209550"/>
                    </a:xfrm>
                    <a:prstGeom prst="rect">
                      <a:avLst/>
                    </a:prstGeom>
                    <a:noFill/>
                    <a:ln w="9525">
                      <a:noFill/>
                      <a:miter lim="800000"/>
                      <a:headEnd/>
                      <a:tailEnd/>
                    </a:ln>
                  </pic:spPr>
                </pic:pic>
              </a:graphicData>
            </a:graphic>
          </wp:inline>
        </w:drawing>
      </w:r>
    </w:p>
    <w:p w:rsidR="00942347" w:rsidRPr="00FB1623" w:rsidRDefault="00942347" w:rsidP="00942347">
      <w:pPr>
        <w:pStyle w:val="Default"/>
        <w:jc w:val="center"/>
        <w:rPr>
          <w:rFonts w:ascii="Times New Roman" w:hAnsi="Times New Roman" w:cs="Times New Roman"/>
        </w:rPr>
      </w:pPr>
    </w:p>
    <w:p w:rsidR="00942347" w:rsidRPr="00FB1623" w:rsidRDefault="00942347" w:rsidP="00942347">
      <w:pPr>
        <w:pStyle w:val="Default"/>
        <w:ind w:left="1530" w:hanging="810"/>
        <w:rPr>
          <w:rFonts w:ascii="Times New Roman" w:hAnsi="Times New Roman" w:cs="Times New Roman"/>
        </w:rPr>
      </w:pPr>
      <w:r w:rsidRPr="00FB1623">
        <w:rPr>
          <w:rFonts w:ascii="Times New Roman" w:hAnsi="Times New Roman" w:cs="Times New Roman"/>
          <w:b/>
          <w:bCs/>
        </w:rPr>
        <w:t xml:space="preserve"> </w:t>
      </w:r>
    </w:p>
    <w:p w:rsidR="00942347" w:rsidRPr="00FB1623" w:rsidRDefault="00942347" w:rsidP="005F4649">
      <w:pPr>
        <w:pStyle w:val="Default"/>
        <w:numPr>
          <w:ilvl w:val="0"/>
          <w:numId w:val="43"/>
        </w:numPr>
        <w:tabs>
          <w:tab w:val="left" w:pos="1440"/>
        </w:tabs>
        <w:ind w:left="1530" w:hanging="450"/>
        <w:rPr>
          <w:rFonts w:ascii="Times New Roman" w:hAnsi="Times New Roman" w:cs="Times New Roman"/>
        </w:rPr>
      </w:pPr>
      <w:r w:rsidRPr="00FB1623">
        <w:rPr>
          <w:rFonts w:ascii="Times New Roman" w:hAnsi="Times New Roman" w:cs="Times New Roman"/>
        </w:rPr>
        <w:t>Choose “Towson University” for the Academic Institution and “</w:t>
      </w:r>
      <w:r w:rsidRPr="00FB1623">
        <w:rPr>
          <w:rFonts w:ascii="Times New Roman" w:hAnsi="Times New Roman" w:cs="Times New Roman"/>
          <w:i/>
        </w:rPr>
        <w:t>1. Degree Progress Report</w:t>
      </w:r>
      <w:r w:rsidRPr="00FB1623">
        <w:rPr>
          <w:rFonts w:ascii="Times New Roman" w:hAnsi="Times New Roman" w:cs="Times New Roman"/>
        </w:rPr>
        <w:t xml:space="preserve">” for the </w:t>
      </w:r>
      <w:r w:rsidRPr="00FB1623">
        <w:rPr>
          <w:rFonts w:ascii="Times New Roman" w:hAnsi="Times New Roman" w:cs="Times New Roman"/>
          <w:i/>
        </w:rPr>
        <w:t>Report Type</w:t>
      </w:r>
      <w:r w:rsidRPr="00FB1623">
        <w:rPr>
          <w:rFonts w:ascii="Times New Roman" w:hAnsi="Times New Roman" w:cs="Times New Roman"/>
        </w:rPr>
        <w:t>. Then select “go.” This may take a while to process.</w:t>
      </w:r>
    </w:p>
    <w:p w:rsidR="00942347" w:rsidRPr="00FB1623" w:rsidRDefault="00942347" w:rsidP="00942347">
      <w:pPr>
        <w:pStyle w:val="Default"/>
        <w:tabs>
          <w:tab w:val="left" w:pos="1440"/>
        </w:tabs>
        <w:ind w:left="1530" w:hanging="810"/>
        <w:rPr>
          <w:rFonts w:ascii="Times New Roman" w:hAnsi="Times New Roman" w:cs="Times New Roman"/>
        </w:rPr>
      </w:pPr>
    </w:p>
    <w:p w:rsidR="00942347" w:rsidRPr="00FB1623" w:rsidRDefault="00942347" w:rsidP="00942347">
      <w:pPr>
        <w:pStyle w:val="Default"/>
        <w:tabs>
          <w:tab w:val="left" w:pos="1440"/>
        </w:tabs>
        <w:ind w:left="1440"/>
        <w:rPr>
          <w:rFonts w:ascii="Times New Roman" w:hAnsi="Times New Roman" w:cs="Times New Roman"/>
        </w:rPr>
      </w:pPr>
      <w:r w:rsidRPr="00FB1623">
        <w:rPr>
          <w:rFonts w:ascii="Times New Roman" w:hAnsi="Times New Roman" w:cs="Times New Roman"/>
        </w:rPr>
        <w:t xml:space="preserve"> </w:t>
      </w:r>
      <w:r w:rsidRPr="00FB1623">
        <w:rPr>
          <w:rFonts w:ascii="Times New Roman" w:hAnsi="Times New Roman" w:cs="Times New Roman"/>
          <w:noProof/>
        </w:rPr>
        <w:drawing>
          <wp:inline distT="0" distB="0" distL="0" distR="0">
            <wp:extent cx="4114800" cy="2085975"/>
            <wp:effectExtent l="1905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b="6410"/>
                    <a:stretch>
                      <a:fillRect/>
                    </a:stretch>
                  </pic:blipFill>
                  <pic:spPr bwMode="auto">
                    <a:xfrm>
                      <a:off x="0" y="0"/>
                      <a:ext cx="4114800" cy="2085975"/>
                    </a:xfrm>
                    <a:prstGeom prst="rect">
                      <a:avLst/>
                    </a:prstGeom>
                    <a:noFill/>
                    <a:ln w="9525">
                      <a:noFill/>
                      <a:miter lim="800000"/>
                      <a:headEnd/>
                      <a:tailEnd/>
                    </a:ln>
                  </pic:spPr>
                </pic:pic>
              </a:graphicData>
            </a:graphic>
          </wp:inline>
        </w:drawing>
      </w:r>
    </w:p>
    <w:p w:rsidR="00942347" w:rsidRPr="00FB1623" w:rsidRDefault="00942347" w:rsidP="00942347">
      <w:pPr>
        <w:rPr>
          <w:color w:val="000080"/>
        </w:rPr>
      </w:pPr>
    </w:p>
    <w:p w:rsidR="007D2800" w:rsidRDefault="007D2800">
      <w:pPr>
        <w:rPr>
          <w:b/>
          <w:u w:val="single"/>
        </w:rPr>
      </w:pPr>
      <w:r>
        <w:rPr>
          <w:b/>
          <w:u w:val="single"/>
        </w:rPr>
        <w:br w:type="page"/>
      </w:r>
    </w:p>
    <w:p w:rsidR="00942347" w:rsidRPr="005F4649" w:rsidRDefault="005F4649" w:rsidP="00942347">
      <w:pPr>
        <w:rPr>
          <w:color w:val="002060"/>
        </w:rPr>
      </w:pPr>
      <w:r>
        <w:rPr>
          <w:b/>
          <w:color w:val="002060"/>
        </w:rPr>
        <w:lastRenderedPageBreak/>
        <w:t>What information is contained in the Degree Progress Report?</w:t>
      </w:r>
      <w:r w:rsidR="00942347" w:rsidRPr="005F4649">
        <w:rPr>
          <w:b/>
          <w:color w:val="002060"/>
        </w:rPr>
        <w:t xml:space="preserve"> The report contains a student’s: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bCs/>
        </w:rPr>
        <w:t xml:space="preserve"> </w:t>
      </w:r>
    </w:p>
    <w:p w:rsidR="00942347" w:rsidRPr="00FB1623" w:rsidRDefault="00942347" w:rsidP="005F4649">
      <w:pPr>
        <w:pStyle w:val="Default"/>
        <w:numPr>
          <w:ilvl w:val="0"/>
          <w:numId w:val="43"/>
        </w:numPr>
        <w:ind w:left="1440" w:hanging="360"/>
        <w:rPr>
          <w:rFonts w:ascii="Times New Roman" w:hAnsi="Times New Roman" w:cs="Times New Roman"/>
        </w:rPr>
      </w:pPr>
      <w:r w:rsidRPr="00FB1623">
        <w:rPr>
          <w:rFonts w:ascii="Times New Roman" w:hAnsi="Times New Roman" w:cs="Times New Roman"/>
          <w:bCs/>
        </w:rPr>
        <w:t xml:space="preserve">Upper-Level Credits - </w:t>
      </w:r>
      <w:r w:rsidRPr="00FB1623">
        <w:rPr>
          <w:rFonts w:ascii="Times New Roman" w:hAnsi="Times New Roman" w:cs="Times New Roman"/>
        </w:rPr>
        <w:t xml:space="preserve">Upper-level credits are those that are equivalent to 300 level or above. </w:t>
      </w:r>
    </w:p>
    <w:p w:rsidR="00942347" w:rsidRPr="00FB1623" w:rsidRDefault="00942347" w:rsidP="005F4649">
      <w:pPr>
        <w:pStyle w:val="Default"/>
        <w:numPr>
          <w:ilvl w:val="0"/>
          <w:numId w:val="43"/>
        </w:numPr>
        <w:ind w:left="1440" w:hanging="360"/>
        <w:rPr>
          <w:rFonts w:ascii="Times New Roman" w:hAnsi="Times New Roman" w:cs="Times New Roman"/>
        </w:rPr>
      </w:pPr>
      <w:r w:rsidRPr="00FB1623">
        <w:rPr>
          <w:rFonts w:ascii="Times New Roman" w:hAnsi="Times New Roman" w:cs="Times New Roman"/>
          <w:bCs/>
        </w:rPr>
        <w:t xml:space="preserve">Progress on each GenEd category - There are twelve different categories. </w:t>
      </w:r>
    </w:p>
    <w:p w:rsidR="00942347" w:rsidRPr="00FB1623" w:rsidRDefault="00942347" w:rsidP="005F4649">
      <w:pPr>
        <w:pStyle w:val="Default"/>
        <w:numPr>
          <w:ilvl w:val="0"/>
          <w:numId w:val="43"/>
        </w:numPr>
        <w:ind w:left="1440" w:hanging="360"/>
        <w:rPr>
          <w:rFonts w:ascii="Times New Roman" w:hAnsi="Times New Roman" w:cs="Times New Roman"/>
        </w:rPr>
      </w:pPr>
      <w:r w:rsidRPr="00FB1623">
        <w:rPr>
          <w:rFonts w:ascii="Times New Roman" w:hAnsi="Times New Roman" w:cs="Times New Roman"/>
          <w:bCs/>
        </w:rPr>
        <w:t xml:space="preserve">Overall credits towards graduation - At least 120 are required for graduation. </w:t>
      </w:r>
    </w:p>
    <w:p w:rsidR="00942347" w:rsidRPr="00FB1623" w:rsidRDefault="00942347" w:rsidP="005F4649">
      <w:pPr>
        <w:pStyle w:val="Default"/>
        <w:numPr>
          <w:ilvl w:val="0"/>
          <w:numId w:val="43"/>
        </w:numPr>
        <w:ind w:left="1440" w:hanging="360"/>
        <w:rPr>
          <w:rFonts w:ascii="Times New Roman" w:hAnsi="Times New Roman" w:cs="Times New Roman"/>
        </w:rPr>
      </w:pPr>
      <w:r w:rsidRPr="00FB1623">
        <w:rPr>
          <w:rFonts w:ascii="Times New Roman" w:hAnsi="Times New Roman" w:cs="Times New Roman"/>
          <w:bCs/>
        </w:rPr>
        <w:t xml:space="preserve">Overall GPA - At least a 2.0 GPA is required for graduation. </w:t>
      </w:r>
    </w:p>
    <w:p w:rsidR="00942347" w:rsidRPr="00FB1623" w:rsidRDefault="00942347" w:rsidP="005F4649">
      <w:pPr>
        <w:pStyle w:val="Default"/>
        <w:numPr>
          <w:ilvl w:val="0"/>
          <w:numId w:val="43"/>
        </w:numPr>
        <w:ind w:left="1440" w:hanging="360"/>
        <w:rPr>
          <w:rFonts w:ascii="Times New Roman" w:hAnsi="Times New Roman" w:cs="Times New Roman"/>
        </w:rPr>
      </w:pPr>
      <w:r w:rsidRPr="00FB1623">
        <w:rPr>
          <w:rFonts w:ascii="Times New Roman" w:hAnsi="Times New Roman" w:cs="Times New Roman"/>
          <w:bCs/>
        </w:rPr>
        <w:t xml:space="preserve">Major and minor course evaluation - </w:t>
      </w:r>
      <w:r w:rsidRPr="00FB1623">
        <w:rPr>
          <w:rFonts w:ascii="Times New Roman" w:hAnsi="Times New Roman" w:cs="Times New Roman"/>
        </w:rPr>
        <w:t xml:space="preserve">Courses evaluated for the completion of your major or minor. </w:t>
      </w:r>
    </w:p>
    <w:p w:rsidR="00942347" w:rsidRPr="00FB1623" w:rsidRDefault="00942347" w:rsidP="005F4649">
      <w:pPr>
        <w:pStyle w:val="Default"/>
        <w:ind w:left="1440" w:firstLine="45"/>
        <w:rPr>
          <w:rFonts w:ascii="Times New Roman" w:hAnsi="Times New Roman" w:cs="Times New Roman"/>
        </w:rPr>
      </w:pPr>
    </w:p>
    <w:p w:rsidR="00942347" w:rsidRPr="005F4649" w:rsidRDefault="00942347" w:rsidP="00942347">
      <w:pPr>
        <w:pStyle w:val="Default"/>
        <w:rPr>
          <w:rFonts w:ascii="Times New Roman" w:hAnsi="Times New Roman" w:cs="Times New Roman"/>
          <w:b/>
          <w:color w:val="002060"/>
        </w:rPr>
      </w:pPr>
      <w:r w:rsidRPr="005F4649">
        <w:rPr>
          <w:rFonts w:ascii="Times New Roman" w:hAnsi="Times New Roman" w:cs="Times New Roman"/>
          <w:b/>
          <w:color w:val="002060"/>
        </w:rPr>
        <w:t xml:space="preserve">Important! </w:t>
      </w:r>
    </w:p>
    <w:p w:rsidR="00942347" w:rsidRPr="00FB1623" w:rsidRDefault="00942347" w:rsidP="00942347">
      <w:pPr>
        <w:pStyle w:val="Default"/>
        <w:rPr>
          <w:rFonts w:ascii="Times New Roman" w:hAnsi="Times New Roman" w:cs="Times New Roman"/>
          <w:color w:val="000080"/>
        </w:rPr>
      </w:pPr>
      <w:r w:rsidRPr="00FB1623">
        <w:rPr>
          <w:rFonts w:ascii="Times New Roman" w:hAnsi="Times New Roman" w:cs="Times New Roman"/>
        </w:rPr>
        <w:t xml:space="preserve">This report evaluates the courses the student is currently taking, and assumes successful completion. </w:t>
      </w:r>
    </w:p>
    <w:p w:rsidR="00942347" w:rsidRPr="00FB1623" w:rsidRDefault="00942347" w:rsidP="00942347">
      <w:pPr>
        <w:pStyle w:val="Default"/>
        <w:rPr>
          <w:rFonts w:ascii="Times New Roman" w:hAnsi="Times New Roman" w:cs="Times New Roman"/>
          <w:color w:val="000080"/>
        </w:rPr>
      </w:pPr>
    </w:p>
    <w:p w:rsidR="00942347" w:rsidRPr="005F4649" w:rsidRDefault="00942347" w:rsidP="00942347">
      <w:pPr>
        <w:pStyle w:val="Default"/>
        <w:rPr>
          <w:rFonts w:ascii="Times New Roman" w:hAnsi="Times New Roman" w:cs="Times New Roman"/>
          <w:b/>
          <w:color w:val="002060"/>
        </w:rPr>
      </w:pPr>
      <w:r w:rsidRPr="005F4649">
        <w:rPr>
          <w:rFonts w:ascii="Times New Roman" w:hAnsi="Times New Roman" w:cs="Times New Roman"/>
          <w:b/>
          <w:color w:val="002060"/>
        </w:rPr>
        <w:t xml:space="preserve">Interpreting the Report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A requirement that is NOT satisfied is listed in </w:t>
      </w:r>
      <w:r w:rsidRPr="00FB1623">
        <w:rPr>
          <w:rFonts w:ascii="Times New Roman" w:hAnsi="Times New Roman" w:cs="Times New Roman"/>
          <w:b/>
          <w:bCs/>
        </w:rPr>
        <w:t xml:space="preserve">bold </w:t>
      </w:r>
      <w:r w:rsidRPr="00FB1623">
        <w:rPr>
          <w:rFonts w:ascii="Times New Roman" w:hAnsi="Times New Roman" w:cs="Times New Roman"/>
        </w:rPr>
        <w:t>and</w:t>
      </w:r>
      <w:r w:rsidRPr="00FB1623">
        <w:rPr>
          <w:rFonts w:ascii="Times New Roman" w:hAnsi="Times New Roman" w:cs="Times New Roman"/>
          <w:b/>
          <w:bCs/>
        </w:rPr>
        <w:t xml:space="preserve"> </w:t>
      </w:r>
      <w:r w:rsidRPr="00FB1623">
        <w:rPr>
          <w:rFonts w:ascii="Times New Roman" w:hAnsi="Times New Roman" w:cs="Times New Roman"/>
          <w:b/>
          <w:bCs/>
          <w:color w:val="FF3200"/>
        </w:rPr>
        <w:t>red</w:t>
      </w:r>
      <w:r w:rsidRPr="00FB1623">
        <w:rPr>
          <w:rFonts w:ascii="Times New Roman" w:hAnsi="Times New Roman" w:cs="Times New Roman"/>
          <w:b/>
          <w:bCs/>
        </w:rPr>
        <w:t xml:space="preserve">: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b/>
          <w:bCs/>
        </w:rPr>
        <w:t xml:space="preserve"> </w:t>
      </w:r>
    </w:p>
    <w:p w:rsidR="00942347" w:rsidRPr="00FB1623" w:rsidRDefault="00942347" w:rsidP="005F4649">
      <w:pPr>
        <w:pStyle w:val="Default"/>
        <w:ind w:firstLine="720"/>
        <w:rPr>
          <w:rFonts w:ascii="Times New Roman" w:hAnsi="Times New Roman" w:cs="Times New Roman"/>
        </w:rPr>
      </w:pPr>
      <w:r w:rsidRPr="00FB1623">
        <w:rPr>
          <w:rFonts w:ascii="Times New Roman" w:hAnsi="Times New Roman" w:cs="Times New Roman"/>
          <w:b/>
          <w:bCs/>
        </w:rPr>
        <w:t>Example 1: GenEd not satisfied</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b/>
          <w:bCs/>
        </w:rPr>
        <w:t xml:space="preserve"> </w:t>
      </w:r>
    </w:p>
    <w:p w:rsidR="00942347" w:rsidRPr="00FB1623" w:rsidRDefault="00942347" w:rsidP="00942347">
      <w:pPr>
        <w:pStyle w:val="Default"/>
        <w:ind w:left="720"/>
        <w:rPr>
          <w:rFonts w:ascii="Times New Roman" w:hAnsi="Times New Roman" w:cs="Times New Roman"/>
        </w:rPr>
      </w:pPr>
      <w:r w:rsidRPr="00FB1623">
        <w:rPr>
          <w:rFonts w:ascii="Times New Roman" w:hAnsi="Times New Roman" w:cs="Times New Roman"/>
          <w:noProof/>
        </w:rPr>
        <w:drawing>
          <wp:inline distT="0" distB="0" distL="0" distR="0">
            <wp:extent cx="3524250" cy="6096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3524250" cy="609600"/>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b/>
          <w:bCs/>
        </w:rPr>
        <w:t xml:space="preserve">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b/>
          <w:bCs/>
        </w:rPr>
        <w:t xml:space="preserve">  </w:t>
      </w:r>
      <w:r w:rsidR="005F4649">
        <w:rPr>
          <w:rFonts w:ascii="Times New Roman" w:hAnsi="Times New Roman" w:cs="Times New Roman"/>
          <w:b/>
          <w:bCs/>
        </w:rPr>
        <w:tab/>
      </w:r>
      <w:r w:rsidRPr="00FB1623">
        <w:rPr>
          <w:rFonts w:ascii="Times New Roman" w:hAnsi="Times New Roman" w:cs="Times New Roman"/>
          <w:b/>
          <w:bCs/>
        </w:rPr>
        <w:t xml:space="preserve">Example 2: Required number of credits not satisfied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b/>
          <w:bCs/>
        </w:rPr>
        <w:t xml:space="preserve"> </w:t>
      </w:r>
    </w:p>
    <w:p w:rsidR="00942347" w:rsidRPr="00FB1623" w:rsidRDefault="00942347" w:rsidP="00942347">
      <w:pPr>
        <w:pStyle w:val="Default"/>
        <w:ind w:left="720"/>
        <w:rPr>
          <w:rFonts w:ascii="Times New Roman" w:hAnsi="Times New Roman" w:cs="Times New Roman"/>
        </w:rPr>
      </w:pPr>
      <w:r w:rsidRPr="00FB1623">
        <w:rPr>
          <w:rFonts w:ascii="Times New Roman" w:hAnsi="Times New Roman" w:cs="Times New Roman"/>
          <w:noProof/>
        </w:rPr>
        <w:drawing>
          <wp:inline distT="0" distB="0" distL="0" distR="0">
            <wp:extent cx="2914650" cy="8763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srcRect/>
                    <a:stretch>
                      <a:fillRect/>
                    </a:stretch>
                  </pic:blipFill>
                  <pic:spPr bwMode="auto">
                    <a:xfrm>
                      <a:off x="0" y="0"/>
                      <a:ext cx="2914650" cy="876300"/>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A requirement that IS satisfied is listed in plain text, usually followed by detail of what course satisfied the requirement: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p>
    <w:p w:rsidR="00942347" w:rsidRPr="00FB1623" w:rsidRDefault="00942347" w:rsidP="005F4649">
      <w:pPr>
        <w:pStyle w:val="Default"/>
        <w:ind w:firstLine="720"/>
        <w:rPr>
          <w:rFonts w:ascii="Times New Roman" w:hAnsi="Times New Roman" w:cs="Times New Roman"/>
        </w:rPr>
      </w:pPr>
      <w:r w:rsidRPr="00FB1623">
        <w:rPr>
          <w:rFonts w:ascii="Times New Roman" w:hAnsi="Times New Roman" w:cs="Times New Roman"/>
          <w:b/>
          <w:bCs/>
        </w:rPr>
        <w:t xml:space="preserve">Example 3: Transferred MATH231 course satisfies requirement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p>
    <w:p w:rsidR="00942347" w:rsidRPr="00FB1623" w:rsidRDefault="00942347" w:rsidP="00942347">
      <w:pPr>
        <w:pStyle w:val="Default"/>
        <w:ind w:left="720"/>
        <w:rPr>
          <w:rFonts w:ascii="Times New Roman" w:hAnsi="Times New Roman" w:cs="Times New Roman"/>
        </w:rPr>
      </w:pPr>
      <w:r w:rsidRPr="00FB1623">
        <w:rPr>
          <w:rFonts w:ascii="Times New Roman" w:hAnsi="Times New Roman" w:cs="Times New Roman"/>
          <w:noProof/>
        </w:rPr>
        <w:drawing>
          <wp:inline distT="0" distB="0" distL="0" distR="0">
            <wp:extent cx="2914650" cy="8763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2914650" cy="876300"/>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color w:val="000080"/>
        </w:rPr>
      </w:pPr>
    </w:p>
    <w:p w:rsidR="00942347" w:rsidRPr="005F4649" w:rsidRDefault="00942347" w:rsidP="00942347">
      <w:pPr>
        <w:pStyle w:val="Default"/>
        <w:rPr>
          <w:rFonts w:ascii="Times New Roman" w:hAnsi="Times New Roman" w:cs="Times New Roman"/>
          <w:b/>
          <w:color w:val="002060"/>
        </w:rPr>
      </w:pPr>
      <w:r w:rsidRPr="005F4649">
        <w:rPr>
          <w:rFonts w:ascii="Times New Roman" w:hAnsi="Times New Roman" w:cs="Times New Roman"/>
          <w:b/>
          <w:color w:val="002060"/>
        </w:rPr>
        <w:t xml:space="preserve">Cautions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Great care is being taken to create both accurate and complete reports of a student’s academic progress; however, it is possible that the reports may contain errors or omissions.   </w:t>
      </w:r>
    </w:p>
    <w:p w:rsidR="00942347" w:rsidRPr="00FB1623" w:rsidRDefault="00942347" w:rsidP="00942347">
      <w:pPr>
        <w:pStyle w:val="Default"/>
        <w:rPr>
          <w:rFonts w:ascii="Times New Roman" w:hAnsi="Times New Roman" w:cs="Times New Roman"/>
        </w:rPr>
      </w:pPr>
    </w:p>
    <w:p w:rsidR="00942347" w:rsidRPr="007D2800" w:rsidRDefault="00942347" w:rsidP="007D2800">
      <w:pPr>
        <w:pStyle w:val="Default"/>
        <w:rPr>
          <w:rFonts w:ascii="Times New Roman" w:hAnsi="Times New Roman" w:cs="Times New Roman"/>
        </w:rPr>
      </w:pPr>
      <w:r w:rsidRPr="00FB1623">
        <w:rPr>
          <w:rFonts w:ascii="Times New Roman" w:hAnsi="Times New Roman" w:cs="Times New Roman"/>
        </w:rPr>
        <w:t xml:space="preserve">If the student has a question concerning his/her degree progress report, please ask them to contact Academic Advising at 410-704-2472 for General Education requirements and the major department for major requirements. </w:t>
      </w:r>
    </w:p>
    <w:p w:rsidR="00942347" w:rsidRPr="00FB1623" w:rsidRDefault="00942347" w:rsidP="00942347">
      <w:pPr>
        <w:rPr>
          <w:color w:val="000080"/>
        </w:rPr>
      </w:pPr>
    </w:p>
    <w:p w:rsidR="005C5A80" w:rsidRDefault="005C5A80" w:rsidP="00942347">
      <w:pPr>
        <w:rPr>
          <w:b/>
          <w:color w:val="002060"/>
        </w:rPr>
      </w:pPr>
    </w:p>
    <w:p w:rsidR="005C5A80" w:rsidRDefault="005C5A80" w:rsidP="00942347">
      <w:pPr>
        <w:rPr>
          <w:b/>
          <w:color w:val="002060"/>
        </w:rPr>
      </w:pPr>
    </w:p>
    <w:p w:rsidR="00942347" w:rsidRPr="005F4649" w:rsidRDefault="00942347" w:rsidP="00942347">
      <w:pPr>
        <w:rPr>
          <w:b/>
          <w:color w:val="002060"/>
        </w:rPr>
      </w:pPr>
      <w:r w:rsidRPr="005F4649">
        <w:rPr>
          <w:b/>
          <w:color w:val="002060"/>
        </w:rPr>
        <w:lastRenderedPageBreak/>
        <w:t xml:space="preserve">Transfer Credits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If a student has completed a transfer course that: </w:t>
      </w:r>
    </w:p>
    <w:p w:rsidR="00942347" w:rsidRPr="00FB1623" w:rsidRDefault="00942347" w:rsidP="007D2800">
      <w:pPr>
        <w:pStyle w:val="Default"/>
        <w:numPr>
          <w:ilvl w:val="0"/>
          <w:numId w:val="106"/>
        </w:numPr>
        <w:tabs>
          <w:tab w:val="left" w:pos="540"/>
        </w:tabs>
        <w:ind w:left="540"/>
        <w:rPr>
          <w:rFonts w:ascii="Times New Roman" w:hAnsi="Times New Roman" w:cs="Times New Roman"/>
        </w:rPr>
      </w:pPr>
      <w:r w:rsidRPr="00FB1623">
        <w:rPr>
          <w:rFonts w:ascii="Times New Roman" w:hAnsi="Times New Roman" w:cs="Times New Roman"/>
        </w:rPr>
        <w:t xml:space="preserve">is equivalent to a TU General Education course; it is identified on the degree progress report as such, together with the credits earned at the transfer institution. </w:t>
      </w:r>
    </w:p>
    <w:p w:rsidR="00942347" w:rsidRPr="00FB1623" w:rsidRDefault="00942347" w:rsidP="007D2800">
      <w:pPr>
        <w:pStyle w:val="Default"/>
        <w:numPr>
          <w:ilvl w:val="0"/>
          <w:numId w:val="106"/>
        </w:numPr>
        <w:ind w:left="540"/>
        <w:rPr>
          <w:rFonts w:ascii="Times New Roman" w:hAnsi="Times New Roman" w:cs="Times New Roman"/>
        </w:rPr>
      </w:pPr>
      <w:r w:rsidRPr="00FB1623">
        <w:rPr>
          <w:rFonts w:ascii="Times New Roman" w:hAnsi="Times New Roman" w:cs="Times New Roman"/>
        </w:rPr>
        <w:t xml:space="preserve">has no direct TU equivalent, it is evaluated individually.  If it satisfies a General Education course, then an alternate alpha and numeric code designates the General Education category.  It is posted with the General Education “category” and a lower-level designation, e.g., IB 10T course.  The credits and grade are also posted. </w:t>
      </w:r>
    </w:p>
    <w:p w:rsidR="00942347" w:rsidRPr="00FB1623" w:rsidRDefault="00942347" w:rsidP="00942347">
      <w:pPr>
        <w:pStyle w:val="Default"/>
        <w:ind w:left="360" w:hanging="360"/>
        <w:rPr>
          <w:rFonts w:ascii="Times New Roman" w:hAnsi="Times New Roman" w:cs="Times New Roman"/>
          <w:color w:val="000080"/>
        </w:rPr>
      </w:pPr>
    </w:p>
    <w:p w:rsidR="00942347" w:rsidRPr="005F4649" w:rsidRDefault="00942347" w:rsidP="00942347">
      <w:pPr>
        <w:pStyle w:val="Default"/>
        <w:rPr>
          <w:rFonts w:ascii="Times New Roman" w:hAnsi="Times New Roman" w:cs="Times New Roman"/>
          <w:b/>
          <w:color w:val="002060"/>
        </w:rPr>
      </w:pPr>
      <w:r w:rsidRPr="005F4649">
        <w:rPr>
          <w:rFonts w:ascii="Times New Roman" w:hAnsi="Times New Roman" w:cs="Times New Roman"/>
          <w:b/>
          <w:color w:val="002060"/>
        </w:rPr>
        <w:t xml:space="preserve">What if a student wants to change his major?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The degree progress report also lets you see the progress with a different degree (BS, BA, etc.), major, or catalog year. This feature is helpful for pre-majors to see the courses required once admitted into the major.</w:t>
      </w:r>
    </w:p>
    <w:p w:rsidR="00942347" w:rsidRPr="00FB1623" w:rsidRDefault="00942347" w:rsidP="00942347">
      <w:pPr>
        <w:pStyle w:val="Default"/>
        <w:rPr>
          <w:rFonts w:ascii="Times New Roman" w:hAnsi="Times New Roman" w:cs="Times New Roman"/>
        </w:rPr>
      </w:pP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Choose “</w:t>
      </w:r>
      <w:r w:rsidRPr="00FB1623">
        <w:rPr>
          <w:rFonts w:ascii="Times New Roman" w:hAnsi="Times New Roman" w:cs="Times New Roman"/>
          <w:i/>
        </w:rPr>
        <w:t>Towson University</w:t>
      </w:r>
      <w:r w:rsidRPr="00FB1623">
        <w:rPr>
          <w:rFonts w:ascii="Times New Roman" w:hAnsi="Times New Roman" w:cs="Times New Roman"/>
        </w:rPr>
        <w:t xml:space="preserve">” for the Academic Institution and </w:t>
      </w:r>
      <w:r w:rsidRPr="00FB1623">
        <w:rPr>
          <w:rFonts w:ascii="Times New Roman" w:hAnsi="Times New Roman" w:cs="Times New Roman"/>
          <w:bCs/>
          <w:i/>
        </w:rPr>
        <w:t>1. Degree Progress Report</w:t>
      </w:r>
      <w:r w:rsidRPr="00FB1623">
        <w:rPr>
          <w:rFonts w:ascii="Times New Roman" w:hAnsi="Times New Roman" w:cs="Times New Roman"/>
          <w:bCs/>
        </w:rPr>
        <w:t xml:space="preserve"> </w:t>
      </w:r>
      <w:r w:rsidRPr="00FB1623">
        <w:rPr>
          <w:rFonts w:ascii="Times New Roman" w:hAnsi="Times New Roman" w:cs="Times New Roman"/>
        </w:rPr>
        <w:t xml:space="preserve">for </w:t>
      </w:r>
      <w:r w:rsidRPr="00FB1623">
        <w:rPr>
          <w:rFonts w:ascii="Times New Roman" w:hAnsi="Times New Roman" w:cs="Times New Roman"/>
          <w:bCs/>
          <w:i/>
        </w:rPr>
        <w:t>Report Type</w:t>
      </w:r>
      <w:r w:rsidRPr="00FB1623">
        <w:rPr>
          <w:rFonts w:ascii="Times New Roman" w:hAnsi="Times New Roman" w:cs="Times New Roman"/>
          <w:bCs/>
        </w:rPr>
        <w:t>.</w:t>
      </w:r>
      <w:r w:rsidRPr="00FB1623">
        <w:rPr>
          <w:rFonts w:ascii="Times New Roman" w:hAnsi="Times New Roman" w:cs="Times New Roman"/>
          <w:b/>
          <w:bCs/>
        </w:rPr>
        <w:t xml:space="preserve">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Scroll down, and you will see the </w:t>
      </w:r>
      <w:r w:rsidRPr="005F4649">
        <w:rPr>
          <w:rFonts w:ascii="Times New Roman" w:hAnsi="Times New Roman" w:cs="Times New Roman"/>
          <w:bCs/>
          <w:i/>
        </w:rPr>
        <w:t>Quick What-If</w:t>
      </w:r>
      <w:r w:rsidRPr="00FB1623">
        <w:rPr>
          <w:rFonts w:ascii="Times New Roman" w:hAnsi="Times New Roman" w:cs="Times New Roman"/>
        </w:rPr>
        <w:t xml:space="preserve"> and </w:t>
      </w:r>
      <w:r w:rsidRPr="005F4649">
        <w:rPr>
          <w:rFonts w:ascii="Times New Roman" w:hAnsi="Times New Roman" w:cs="Times New Roman"/>
          <w:bCs/>
          <w:i/>
        </w:rPr>
        <w:t>Course List What-If</w:t>
      </w:r>
      <w:r w:rsidRPr="00FB1623">
        <w:rPr>
          <w:rFonts w:ascii="Times New Roman" w:hAnsi="Times New Roman" w:cs="Times New Roman"/>
        </w:rPr>
        <w:t xml:space="preserve"> buttons.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p>
    <w:p w:rsidR="00942347" w:rsidRPr="005F4649" w:rsidRDefault="00942347" w:rsidP="00942347">
      <w:pPr>
        <w:pStyle w:val="Default"/>
        <w:rPr>
          <w:rFonts w:ascii="Times New Roman" w:hAnsi="Times New Roman" w:cs="Times New Roman"/>
          <w:b/>
          <w:color w:val="002060"/>
        </w:rPr>
      </w:pPr>
      <w:r w:rsidRPr="005F4649">
        <w:rPr>
          <w:rFonts w:ascii="Times New Roman" w:hAnsi="Times New Roman" w:cs="Times New Roman"/>
          <w:b/>
          <w:color w:val="002060"/>
        </w:rPr>
        <w:t xml:space="preserve">Quick What-If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Click on </w:t>
      </w:r>
      <w:r w:rsidRPr="005F4649">
        <w:rPr>
          <w:rFonts w:ascii="Times New Roman" w:hAnsi="Times New Roman" w:cs="Times New Roman"/>
          <w:bCs/>
          <w:i/>
        </w:rPr>
        <w:t>Quick What-If</w:t>
      </w:r>
      <w:r w:rsidRPr="00FB1623">
        <w:rPr>
          <w:rFonts w:ascii="Times New Roman" w:hAnsi="Times New Roman" w:cs="Times New Roman"/>
        </w:rPr>
        <w:t xml:space="preserve">.  You will see the fields below.  Fill in career, program, plan, and/or subplan you would like to override and the requirement term (i.e. catalog year).  If you are filling in the Plan override (major), you will also need to fill in the Career and Program override fields.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p>
    <w:p w:rsidR="00942347" w:rsidRPr="00FB1623" w:rsidRDefault="00942347" w:rsidP="00942347">
      <w:pPr>
        <w:pStyle w:val="Default"/>
        <w:ind w:left="1440"/>
        <w:rPr>
          <w:rFonts w:ascii="Times New Roman" w:hAnsi="Times New Roman" w:cs="Times New Roman"/>
          <w:color w:val="000080"/>
        </w:rPr>
      </w:pPr>
      <w:r w:rsidRPr="00FB1623">
        <w:rPr>
          <w:rFonts w:ascii="Times New Roman" w:hAnsi="Times New Roman" w:cs="Times New Roman"/>
          <w:noProof/>
          <w:color w:val="000080"/>
        </w:rPr>
        <w:drawing>
          <wp:inline distT="0" distB="0" distL="0" distR="0">
            <wp:extent cx="4457700" cy="1781175"/>
            <wp:effectExtent l="19050" t="0" r="0" b="0"/>
            <wp:docPr id="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cstate="print"/>
                    <a:srcRect/>
                    <a:stretch>
                      <a:fillRect/>
                    </a:stretch>
                  </pic:blipFill>
                  <pic:spPr bwMode="auto">
                    <a:xfrm>
                      <a:off x="0" y="0"/>
                      <a:ext cx="4457700" cy="1781175"/>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rPr>
      </w:pP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Click </w:t>
      </w:r>
      <w:r w:rsidRPr="005C5A80">
        <w:rPr>
          <w:rFonts w:ascii="Times New Roman" w:hAnsi="Times New Roman" w:cs="Times New Roman"/>
          <w:bCs/>
          <w:i/>
        </w:rPr>
        <w:t>OK</w:t>
      </w:r>
      <w:r w:rsidRPr="00FB1623">
        <w:rPr>
          <w:rFonts w:ascii="Times New Roman" w:hAnsi="Times New Roman" w:cs="Times New Roman"/>
        </w:rPr>
        <w:t xml:space="preserve">.  The degree progress report will display your “new” evaluation. </w:t>
      </w:r>
    </w:p>
    <w:p w:rsidR="00942347" w:rsidRPr="00FB1623" w:rsidRDefault="00942347" w:rsidP="00942347">
      <w:pPr>
        <w:pStyle w:val="Default"/>
        <w:rPr>
          <w:rFonts w:ascii="Times New Roman" w:hAnsi="Times New Roman" w:cs="Times New Roman"/>
        </w:rPr>
      </w:pPr>
    </w:p>
    <w:p w:rsidR="00942347" w:rsidRPr="00FB1623" w:rsidRDefault="00942347" w:rsidP="00942347">
      <w:pPr>
        <w:pStyle w:val="Default"/>
        <w:ind w:left="1440"/>
        <w:rPr>
          <w:rFonts w:ascii="Times New Roman" w:hAnsi="Times New Roman" w:cs="Times New Roman"/>
        </w:rPr>
      </w:pPr>
      <w:r w:rsidRPr="00FB1623">
        <w:rPr>
          <w:rFonts w:ascii="Times New Roman" w:hAnsi="Times New Roman" w:cs="Times New Roman"/>
          <w:noProof/>
        </w:rPr>
        <w:drawing>
          <wp:inline distT="0" distB="0" distL="0" distR="0">
            <wp:extent cx="3105150" cy="1657350"/>
            <wp:effectExtent l="19050" t="0" r="0" b="0"/>
            <wp:docPr id="4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t="3142" b="5759"/>
                    <a:stretch>
                      <a:fillRect/>
                    </a:stretch>
                  </pic:blipFill>
                  <pic:spPr bwMode="auto">
                    <a:xfrm>
                      <a:off x="0" y="0"/>
                      <a:ext cx="3105150" cy="1657350"/>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color w:val="000080"/>
        </w:rPr>
      </w:pPr>
    </w:p>
    <w:p w:rsidR="00942347" w:rsidRPr="005C5A80" w:rsidRDefault="00942347" w:rsidP="00942347">
      <w:pPr>
        <w:pStyle w:val="Default"/>
        <w:rPr>
          <w:rFonts w:ascii="Times New Roman" w:hAnsi="Times New Roman" w:cs="Times New Roman"/>
          <w:b/>
          <w:color w:val="000080"/>
        </w:rPr>
      </w:pPr>
      <w:r w:rsidRPr="005C5A80">
        <w:rPr>
          <w:rFonts w:ascii="Times New Roman" w:hAnsi="Times New Roman" w:cs="Times New Roman"/>
          <w:b/>
          <w:color w:val="000080"/>
        </w:rPr>
        <w:t xml:space="preserve">Not sure if a particular course will fulfill a General Education or major requirement?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Click on </w:t>
      </w:r>
      <w:r w:rsidRPr="005C5A80">
        <w:rPr>
          <w:rFonts w:ascii="Times New Roman" w:hAnsi="Times New Roman" w:cs="Times New Roman"/>
          <w:bCs/>
          <w:i/>
        </w:rPr>
        <w:t>Course List What-If</w:t>
      </w:r>
      <w:r w:rsidRPr="00FB1623">
        <w:rPr>
          <w:rFonts w:ascii="Times New Roman" w:hAnsi="Times New Roman" w:cs="Times New Roman"/>
        </w:rPr>
        <w:t xml:space="preserve">. Type in the subject of the class you are looking for, and click </w:t>
      </w:r>
      <w:r w:rsidRPr="005C5A80">
        <w:rPr>
          <w:rFonts w:ascii="Times New Roman" w:hAnsi="Times New Roman" w:cs="Times New Roman"/>
          <w:bCs/>
          <w:i/>
        </w:rPr>
        <w:t>Search</w:t>
      </w:r>
      <w:r w:rsidRPr="00FB1623">
        <w:rPr>
          <w:rFonts w:ascii="Times New Roman" w:hAnsi="Times New Roman" w:cs="Times New Roman"/>
        </w:rPr>
        <w:t xml:space="preserve">.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All of the courses for the subject you picked will be displayed.  Click on </w:t>
      </w:r>
      <w:r w:rsidRPr="005C5A80">
        <w:rPr>
          <w:rFonts w:ascii="Times New Roman" w:hAnsi="Times New Roman" w:cs="Times New Roman"/>
          <w:bCs/>
          <w:i/>
        </w:rPr>
        <w:t>View all</w:t>
      </w:r>
      <w:r w:rsidRPr="00FB1623">
        <w:rPr>
          <w:rFonts w:ascii="Times New Roman" w:hAnsi="Times New Roman" w:cs="Times New Roman"/>
          <w:b/>
          <w:bCs/>
        </w:rPr>
        <w:t xml:space="preserve"> </w:t>
      </w:r>
      <w:r w:rsidRPr="00FB1623">
        <w:rPr>
          <w:rFonts w:ascii="Times New Roman" w:hAnsi="Times New Roman" w:cs="Times New Roman"/>
        </w:rPr>
        <w:t xml:space="preserve">to display all courses. </w:t>
      </w:r>
    </w:p>
    <w:p w:rsidR="00942347" w:rsidRPr="00FB1623" w:rsidRDefault="00942347" w:rsidP="00942347">
      <w:pPr>
        <w:pStyle w:val="Default"/>
        <w:rPr>
          <w:rFonts w:ascii="Times New Roman" w:hAnsi="Times New Roman" w:cs="Times New Roman"/>
        </w:rPr>
      </w:pPr>
    </w:p>
    <w:p w:rsidR="00942347" w:rsidRPr="00FB1623" w:rsidRDefault="00942347" w:rsidP="00942347">
      <w:pPr>
        <w:pStyle w:val="Default"/>
        <w:ind w:left="1440"/>
        <w:rPr>
          <w:rFonts w:ascii="Times New Roman" w:hAnsi="Times New Roman" w:cs="Times New Roman"/>
          <w:noProof/>
        </w:rPr>
      </w:pPr>
      <w:r w:rsidRPr="00FB1623">
        <w:rPr>
          <w:rFonts w:ascii="Times New Roman" w:hAnsi="Times New Roman" w:cs="Times New Roman"/>
          <w:noProof/>
        </w:rPr>
        <w:lastRenderedPageBreak/>
        <w:drawing>
          <wp:inline distT="0" distB="0" distL="0" distR="0">
            <wp:extent cx="2781300" cy="771525"/>
            <wp:effectExtent l="19050" t="0" r="0" b="0"/>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srcRect b="8989"/>
                    <a:stretch>
                      <a:fillRect/>
                    </a:stretch>
                  </pic:blipFill>
                  <pic:spPr bwMode="auto">
                    <a:xfrm>
                      <a:off x="0" y="0"/>
                      <a:ext cx="2781300" cy="771525"/>
                    </a:xfrm>
                    <a:prstGeom prst="rect">
                      <a:avLst/>
                    </a:prstGeom>
                    <a:noFill/>
                    <a:ln w="9525">
                      <a:noFill/>
                      <a:miter lim="800000"/>
                      <a:headEnd/>
                      <a:tailEnd/>
                    </a:ln>
                  </pic:spPr>
                </pic:pic>
              </a:graphicData>
            </a:graphic>
          </wp:inline>
        </w:drawing>
      </w:r>
    </w:p>
    <w:p w:rsidR="00942347" w:rsidRPr="00FB1623" w:rsidRDefault="00942347" w:rsidP="00942347">
      <w:pPr>
        <w:pStyle w:val="Default"/>
        <w:ind w:left="1440"/>
        <w:rPr>
          <w:rFonts w:ascii="Times New Roman" w:hAnsi="Times New Roman" w:cs="Times New Roman"/>
        </w:rPr>
      </w:pP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Scroll down to find the course you are looking for, and click on the check box for that course.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p>
    <w:p w:rsidR="00942347" w:rsidRPr="00FB1623" w:rsidRDefault="00942347" w:rsidP="00942347">
      <w:pPr>
        <w:pStyle w:val="Default"/>
        <w:ind w:left="1440"/>
        <w:rPr>
          <w:rFonts w:ascii="Times New Roman" w:hAnsi="Times New Roman" w:cs="Times New Roman"/>
        </w:rPr>
      </w:pPr>
      <w:r w:rsidRPr="00FB1623">
        <w:rPr>
          <w:rFonts w:ascii="Times New Roman" w:hAnsi="Times New Roman" w:cs="Times New Roman"/>
        </w:rPr>
        <w:t xml:space="preserve"> </w:t>
      </w:r>
      <w:r w:rsidRPr="00FB1623">
        <w:rPr>
          <w:rFonts w:ascii="Times New Roman" w:hAnsi="Times New Roman" w:cs="Times New Roman"/>
          <w:noProof/>
        </w:rPr>
        <w:drawing>
          <wp:inline distT="0" distB="0" distL="0" distR="0">
            <wp:extent cx="4000500" cy="1247775"/>
            <wp:effectExtent l="19050" t="0" r="0" b="0"/>
            <wp:docPr id="4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srcRect/>
                    <a:stretch>
                      <a:fillRect/>
                    </a:stretch>
                  </pic:blipFill>
                  <pic:spPr bwMode="auto">
                    <a:xfrm>
                      <a:off x="0" y="0"/>
                      <a:ext cx="4000500" cy="1247775"/>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The course you would like to take will now be displayed </w:t>
      </w:r>
    </w:p>
    <w:p w:rsidR="00942347" w:rsidRPr="00FB1623" w:rsidRDefault="00942347" w:rsidP="00942347">
      <w:pPr>
        <w:pStyle w:val="Default"/>
        <w:rPr>
          <w:rFonts w:ascii="Times New Roman" w:hAnsi="Times New Roman" w:cs="Times New Roman"/>
        </w:rPr>
      </w:pPr>
    </w:p>
    <w:p w:rsidR="00942347" w:rsidRPr="00FB1623" w:rsidRDefault="00942347" w:rsidP="00942347">
      <w:pPr>
        <w:pStyle w:val="Default"/>
        <w:ind w:left="1440"/>
        <w:rPr>
          <w:rFonts w:ascii="Times New Roman" w:hAnsi="Times New Roman" w:cs="Times New Roman"/>
          <w:noProof/>
        </w:rPr>
      </w:pPr>
      <w:r w:rsidRPr="00FB1623">
        <w:rPr>
          <w:rFonts w:ascii="Times New Roman" w:hAnsi="Times New Roman" w:cs="Times New Roman"/>
        </w:rPr>
        <w:t xml:space="preserve"> </w:t>
      </w:r>
      <w:r w:rsidRPr="00FB1623">
        <w:rPr>
          <w:rFonts w:ascii="Times New Roman" w:hAnsi="Times New Roman" w:cs="Times New Roman"/>
          <w:noProof/>
        </w:rPr>
        <w:drawing>
          <wp:inline distT="0" distB="0" distL="0" distR="0">
            <wp:extent cx="4114800" cy="409575"/>
            <wp:effectExtent l="19050" t="0" r="0" b="0"/>
            <wp:docPr id="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cstate="print"/>
                    <a:srcRect t="10417"/>
                    <a:stretch>
                      <a:fillRect/>
                    </a:stretch>
                  </pic:blipFill>
                  <pic:spPr bwMode="auto">
                    <a:xfrm>
                      <a:off x="0" y="0"/>
                      <a:ext cx="4114800" cy="409575"/>
                    </a:xfrm>
                    <a:prstGeom prst="rect">
                      <a:avLst/>
                    </a:prstGeom>
                    <a:noFill/>
                    <a:ln w="9525">
                      <a:noFill/>
                      <a:miter lim="800000"/>
                      <a:headEnd/>
                      <a:tailEnd/>
                    </a:ln>
                  </pic:spPr>
                </pic:pic>
              </a:graphicData>
            </a:graphic>
          </wp:inline>
        </w:drawing>
      </w:r>
    </w:p>
    <w:p w:rsidR="00942347" w:rsidRPr="00FB1623" w:rsidRDefault="00942347" w:rsidP="00942347">
      <w:pPr>
        <w:pStyle w:val="Default"/>
        <w:rPr>
          <w:rFonts w:ascii="Times New Roman" w:hAnsi="Times New Roman" w:cs="Times New Roman"/>
        </w:rPr>
      </w:pP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Click </w:t>
      </w:r>
      <w:r w:rsidRPr="005C5A80">
        <w:rPr>
          <w:rFonts w:ascii="Times New Roman" w:hAnsi="Times New Roman" w:cs="Times New Roman"/>
          <w:bCs/>
          <w:i/>
        </w:rPr>
        <w:t>OK</w:t>
      </w:r>
      <w:r w:rsidRPr="00FB1623">
        <w:rPr>
          <w:rFonts w:ascii="Times New Roman" w:hAnsi="Times New Roman" w:cs="Times New Roman"/>
        </w:rPr>
        <w:t xml:space="preserve">.  The course you would like to take will be displayed under the requirement it would satisfy on the degree progress report. </w:t>
      </w:r>
    </w:p>
    <w:p w:rsidR="00942347" w:rsidRPr="00FB1623" w:rsidRDefault="00942347" w:rsidP="00942347">
      <w:pPr>
        <w:pStyle w:val="Default"/>
        <w:rPr>
          <w:rFonts w:ascii="Times New Roman" w:hAnsi="Times New Roman" w:cs="Times New Roman"/>
        </w:rPr>
      </w:pPr>
      <w:r w:rsidRPr="00FB1623">
        <w:rPr>
          <w:rFonts w:ascii="Times New Roman" w:hAnsi="Times New Roman" w:cs="Times New Roman"/>
        </w:rPr>
        <w:t xml:space="preserve"> </w:t>
      </w:r>
      <w:r w:rsidRPr="00FB1623">
        <w:rPr>
          <w:rFonts w:ascii="Times New Roman" w:hAnsi="Times New Roman" w:cs="Times New Roman"/>
          <w:noProof/>
        </w:rPr>
        <w:drawing>
          <wp:inline distT="0" distB="0" distL="0" distR="0">
            <wp:extent cx="171450" cy="161925"/>
            <wp:effectExtent l="19050" t="0" r="0" b="0"/>
            <wp:docPr id="4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FB1623">
        <w:rPr>
          <w:rFonts w:ascii="Times New Roman" w:hAnsi="Times New Roman" w:cs="Times New Roman"/>
          <w:noProof/>
        </w:rPr>
        <w:drawing>
          <wp:inline distT="0" distB="0" distL="0" distR="0">
            <wp:extent cx="4114800" cy="1400175"/>
            <wp:effectExtent l="19050" t="0" r="0" b="0"/>
            <wp:docPr id="4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srcRect t="5475" b="12294"/>
                    <a:stretch>
                      <a:fillRect/>
                    </a:stretch>
                  </pic:blipFill>
                  <pic:spPr bwMode="auto">
                    <a:xfrm>
                      <a:off x="0" y="0"/>
                      <a:ext cx="4114800" cy="1400175"/>
                    </a:xfrm>
                    <a:prstGeom prst="rect">
                      <a:avLst/>
                    </a:prstGeom>
                    <a:noFill/>
                    <a:ln w="9525">
                      <a:noFill/>
                      <a:miter lim="800000"/>
                      <a:headEnd/>
                      <a:tailEnd/>
                    </a:ln>
                  </pic:spPr>
                </pic:pic>
              </a:graphicData>
            </a:graphic>
          </wp:inline>
        </w:drawing>
      </w:r>
      <w:r w:rsidRPr="00FB1623">
        <w:rPr>
          <w:rFonts w:ascii="Times New Roman" w:hAnsi="Times New Roman" w:cs="Times New Roman"/>
        </w:rPr>
        <w:t xml:space="preserve"> </w:t>
      </w:r>
    </w:p>
    <w:p w:rsidR="00C4205B" w:rsidRPr="00FB1623" w:rsidRDefault="00942347" w:rsidP="00942347">
      <w:pPr>
        <w:tabs>
          <w:tab w:val="left" w:pos="0"/>
        </w:tabs>
        <w:rPr>
          <w:kern w:val="36"/>
        </w:rPr>
      </w:pPr>
      <w:r w:rsidRPr="00FB1623">
        <w:rPr>
          <w:b/>
          <w:bCs/>
        </w:rPr>
        <w:br w:type="page"/>
      </w:r>
      <w:r w:rsidR="00B0536E" w:rsidRPr="00B0536E">
        <w:rPr>
          <w:rStyle w:val="Heading1Char"/>
          <w:rFonts w:ascii="Times New Roman" w:hAnsi="Times New Roman"/>
          <w:caps/>
          <w:sz w:val="24"/>
          <w:szCs w:val="24"/>
        </w:rPr>
        <w:lastRenderedPageBreak/>
        <w:pict>
          <v:shape id="_x0000_s1043" type="#_x0000_t75" style="position:absolute;margin-left:-9pt;margin-top:-9pt;width:63pt;height:40.05pt;z-index:251666432;mso-wrap-edited:f" wrapcoords="-225 0 -225 21246 21600 21246 21600 0 -225 0">
            <v:imagedata r:id="rId55" o:title=""/>
            <w10:wrap type="tight"/>
          </v:shape>
          <o:OLEObject Type="Embed" ProgID="MSPhotoEd.3" ShapeID="_x0000_s1043" DrawAspect="Content" ObjectID="_1346153493" r:id="rId56"/>
        </w:pict>
      </w:r>
      <w:bookmarkStart w:id="20" w:name="_Toc272398345"/>
      <w:r w:rsidR="00C4205B" w:rsidRPr="00FB1623">
        <w:rPr>
          <w:rStyle w:val="Heading1Char"/>
          <w:rFonts w:ascii="Times New Roman" w:hAnsi="Times New Roman"/>
          <w:caps/>
          <w:sz w:val="24"/>
          <w:szCs w:val="24"/>
        </w:rPr>
        <w:t>Advisor’s Quick Guide to Towson’s Online Services</w:t>
      </w:r>
      <w:bookmarkEnd w:id="20"/>
      <w:r w:rsidR="00C4205B" w:rsidRPr="00FB1623">
        <w:rPr>
          <w:b/>
          <w:bCs/>
          <w:color w:val="333399"/>
        </w:rPr>
        <w:t xml:space="preserve">      </w:t>
      </w:r>
      <w:r w:rsidR="005B1A94" w:rsidRPr="00FB1623">
        <w:rPr>
          <w:noProof/>
          <w:color w:val="000000"/>
        </w:rPr>
        <w:drawing>
          <wp:inline distT="0" distB="0" distL="0" distR="0">
            <wp:extent cx="333375" cy="257175"/>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57" cstate="print"/>
                    <a:srcRect/>
                    <a:stretch>
                      <a:fillRect/>
                    </a:stretch>
                  </pic:blipFill>
                  <pic:spPr bwMode="auto">
                    <a:xfrm>
                      <a:off x="0" y="0"/>
                      <a:ext cx="333375" cy="257175"/>
                    </a:xfrm>
                    <a:prstGeom prst="rect">
                      <a:avLst/>
                    </a:prstGeom>
                    <a:noFill/>
                    <a:ln w="9525">
                      <a:noFill/>
                      <a:miter lim="800000"/>
                      <a:headEnd/>
                      <a:tailEnd/>
                    </a:ln>
                  </pic:spPr>
                </pic:pic>
              </a:graphicData>
            </a:graphic>
          </wp:inline>
        </w:drawing>
      </w:r>
      <w:r w:rsidR="00C4205B" w:rsidRPr="00FB1623">
        <w:rPr>
          <w:b/>
          <w:bCs/>
          <w:color w:val="333399"/>
        </w:rPr>
        <w:t>(9.0)</w:t>
      </w:r>
    </w:p>
    <w:p w:rsidR="00C4205B" w:rsidRPr="00FB1623" w:rsidRDefault="00C4205B" w:rsidP="00C4205B">
      <w:pPr>
        <w:autoSpaceDE w:val="0"/>
        <w:autoSpaceDN w:val="0"/>
        <w:adjustRightInd w:val="0"/>
        <w:rPr>
          <w:b/>
          <w:bCs/>
          <w:color w:val="33339B"/>
        </w:rPr>
      </w:pPr>
    </w:p>
    <w:p w:rsidR="00C4205B" w:rsidRPr="00FB1623" w:rsidRDefault="00C4205B" w:rsidP="00C4205B">
      <w:pPr>
        <w:autoSpaceDE w:val="0"/>
        <w:autoSpaceDN w:val="0"/>
        <w:adjustRightInd w:val="0"/>
        <w:rPr>
          <w:b/>
          <w:bCs/>
          <w:color w:val="33339B"/>
        </w:rPr>
      </w:pPr>
    </w:p>
    <w:tbl>
      <w:tblPr>
        <w:tblW w:w="4814" w:type="pct"/>
        <w:tblInd w:w="115" w:type="dxa"/>
        <w:tblBorders>
          <w:top w:val="double" w:sz="4" w:space="0" w:color="auto"/>
          <w:left w:val="double" w:sz="4" w:space="0" w:color="auto"/>
          <w:bottom w:val="double" w:sz="4" w:space="0" w:color="auto"/>
          <w:right w:val="double" w:sz="4" w:space="0" w:color="auto"/>
        </w:tblBorders>
        <w:tblLayout w:type="fixed"/>
        <w:tblCellMar>
          <w:top w:w="43" w:type="dxa"/>
          <w:left w:w="115" w:type="dxa"/>
          <w:bottom w:w="43" w:type="dxa"/>
          <w:right w:w="115" w:type="dxa"/>
        </w:tblCellMar>
        <w:tblLook w:val="01E0"/>
      </w:tblPr>
      <w:tblGrid>
        <w:gridCol w:w="2428"/>
        <w:gridCol w:w="8192"/>
      </w:tblGrid>
      <w:tr w:rsidR="00C4205B" w:rsidRPr="00FB1623" w:rsidTr="00910096">
        <w:trPr>
          <w:cantSplit/>
          <w:trHeight w:val="332"/>
        </w:trPr>
        <w:tc>
          <w:tcPr>
            <w:tcW w:w="1143" w:type="pct"/>
            <w:tcBorders>
              <w:top w:val="doub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Task</w:t>
            </w:r>
          </w:p>
        </w:tc>
        <w:tc>
          <w:tcPr>
            <w:tcW w:w="3857" w:type="pct"/>
            <w:tcBorders>
              <w:top w:val="double" w:sz="4" w:space="0" w:color="auto"/>
              <w:left w:val="single" w:sz="4" w:space="0" w:color="auto"/>
              <w:bottom w:val="single" w:sz="4" w:space="0" w:color="auto"/>
            </w:tcBorders>
            <w:shd w:val="clear" w:color="auto" w:fill="auto"/>
          </w:tcPr>
          <w:p w:rsidR="00C4205B" w:rsidRPr="00FB1623" w:rsidRDefault="00C4205B" w:rsidP="009E547F">
            <w:pPr>
              <w:rPr>
                <w:b/>
                <w:bCs/>
              </w:rPr>
            </w:pPr>
            <w:r w:rsidRPr="00FB1623">
              <w:rPr>
                <w:b/>
                <w:bCs/>
              </w:rPr>
              <w:t>Procedure</w:t>
            </w:r>
          </w:p>
        </w:tc>
      </w:tr>
      <w:tr w:rsidR="00C4205B" w:rsidRPr="00FB1623" w:rsidTr="00910096">
        <w:trPr>
          <w:cantSplit/>
          <w:trHeight w:val="532"/>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Login</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r w:rsidRPr="00FB1623">
              <w:t>Type into the browser</w:t>
            </w:r>
            <w:r w:rsidRPr="00FB1623">
              <w:rPr>
                <w:color w:val="0000FF"/>
              </w:rPr>
              <w:t xml:space="preserve">: </w:t>
            </w:r>
            <w:r w:rsidRPr="00FB1623">
              <w:rPr>
                <w:rStyle w:val="StyleArial10pt"/>
                <w:rFonts w:ascii="Times New Roman" w:hAnsi="Times New Roman"/>
                <w:b/>
                <w:bCs/>
                <w:color w:val="000080"/>
                <w:sz w:val="24"/>
              </w:rPr>
              <w:t>http://inside.towson.edu</w:t>
            </w:r>
            <w:r w:rsidRPr="00FB1623">
              <w:rPr>
                <w:b/>
                <w:bCs/>
                <w:color w:val="333399"/>
              </w:rPr>
              <w:t>/</w:t>
            </w:r>
            <w:r w:rsidRPr="00FB1623">
              <w:rPr>
                <w:b/>
                <w:bCs/>
                <w:color w:val="0000FF"/>
              </w:rPr>
              <w:t>,</w:t>
            </w:r>
            <w:r w:rsidRPr="00FB1623">
              <w:rPr>
                <w:color w:val="0000FF"/>
              </w:rPr>
              <w:t xml:space="preserve"> </w:t>
            </w:r>
            <w:r w:rsidRPr="00FB1623">
              <w:rPr>
                <w:rStyle w:val="StyleArial10pt"/>
                <w:rFonts w:ascii="Times New Roman" w:hAnsi="Times New Roman"/>
                <w:sz w:val="24"/>
              </w:rPr>
              <w:t xml:space="preserve">Click </w:t>
            </w:r>
            <w:r w:rsidRPr="00FB1623">
              <w:rPr>
                <w:b/>
              </w:rPr>
              <w:t xml:space="preserve">Towson Online Services, </w:t>
            </w:r>
            <w:r w:rsidRPr="00FB1623">
              <w:rPr>
                <w:rStyle w:val="StyleArial10pt"/>
                <w:rFonts w:ascii="Times New Roman" w:hAnsi="Times New Roman"/>
                <w:sz w:val="24"/>
              </w:rPr>
              <w:t xml:space="preserve">Type your </w:t>
            </w:r>
            <w:r w:rsidRPr="00FB1623">
              <w:rPr>
                <w:b/>
              </w:rPr>
              <w:t>Username</w:t>
            </w:r>
            <w:r w:rsidRPr="00FB1623">
              <w:rPr>
                <w:rStyle w:val="StyleArial10pt"/>
                <w:rFonts w:ascii="Times New Roman" w:hAnsi="Times New Roman"/>
                <w:sz w:val="24"/>
              </w:rPr>
              <w:t xml:space="preserve"> and </w:t>
            </w:r>
            <w:r w:rsidRPr="00FB1623">
              <w:rPr>
                <w:b/>
              </w:rPr>
              <w:t>Password</w:t>
            </w:r>
            <w:r w:rsidRPr="00FB1623">
              <w:rPr>
                <w:rStyle w:val="StyleArial10pt"/>
                <w:rFonts w:ascii="Times New Roman" w:hAnsi="Times New Roman"/>
                <w:sz w:val="24"/>
              </w:rPr>
              <w:t xml:space="preserve">, Click </w:t>
            </w:r>
            <w:r w:rsidRPr="00FB1623">
              <w:rPr>
                <w:b/>
              </w:rPr>
              <w:t>Sign In.</w:t>
            </w:r>
            <w:r w:rsidRPr="00FB1623">
              <w:t xml:space="preserve"> </w:t>
            </w:r>
          </w:p>
        </w:tc>
      </w:tr>
      <w:tr w:rsidR="00C4205B" w:rsidRPr="00FB1623" w:rsidTr="00910096">
        <w:trPr>
          <w:cantSplit/>
          <w:trHeight w:val="467"/>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rPr>
                <w:rStyle w:val="StyleArial10pt"/>
                <w:rFonts w:ascii="Times New Roman" w:hAnsi="Times New Roman"/>
                <w:b/>
                <w:bCs/>
                <w:sz w:val="24"/>
              </w:rPr>
            </w:pPr>
            <w:r w:rsidRPr="00FB1623">
              <w:rPr>
                <w:rStyle w:val="StyleArial10pt"/>
                <w:rFonts w:ascii="Times New Roman" w:hAnsi="Times New Roman"/>
                <w:b/>
                <w:bCs/>
                <w:sz w:val="24"/>
              </w:rPr>
              <w:t xml:space="preserve">Access Your Assigned Advisees </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pPr>
              <w:autoSpaceDE w:val="0"/>
              <w:autoSpaceDN w:val="0"/>
              <w:adjustRightInd w:val="0"/>
            </w:pPr>
            <w:r w:rsidRPr="00FB1623">
              <w:rPr>
                <w:rStyle w:val="StyleArial10pt"/>
                <w:rFonts w:ascii="Times New Roman" w:hAnsi="Times New Roman"/>
                <w:b/>
                <w:sz w:val="24"/>
              </w:rPr>
              <w:t>Click</w:t>
            </w:r>
            <w:r w:rsidRPr="00FB1623">
              <w:rPr>
                <w:rStyle w:val="StyleArial10pt"/>
                <w:rFonts w:ascii="Times New Roman" w:hAnsi="Times New Roman"/>
                <w:sz w:val="24"/>
              </w:rPr>
              <w:t xml:space="preserve"> </w:t>
            </w:r>
            <w:r w:rsidR="00E413E2" w:rsidRPr="00FB1623">
              <w:rPr>
                <w:rStyle w:val="StyleArial10pt"/>
                <w:rFonts w:ascii="Times New Roman" w:hAnsi="Times New Roman"/>
                <w:b/>
                <w:color w:val="000080"/>
                <w:sz w:val="24"/>
              </w:rPr>
              <w:t>Self Service</w:t>
            </w:r>
            <w:r w:rsidRPr="00FB1623">
              <w:rPr>
                <w:rStyle w:val="StyleArial10pt"/>
                <w:rFonts w:ascii="Times New Roman" w:hAnsi="Times New Roman"/>
                <w:b/>
                <w:color w:val="000080"/>
                <w:sz w:val="24"/>
              </w:rPr>
              <w:t>, View My Advisees</w:t>
            </w:r>
            <w:r w:rsidRPr="00FB1623">
              <w:rPr>
                <w:rStyle w:val="StyleArial10pt"/>
                <w:rFonts w:ascii="Times New Roman" w:hAnsi="Times New Roman"/>
                <w:color w:val="000080"/>
                <w:sz w:val="24"/>
              </w:rPr>
              <w:t xml:space="preserve"> </w:t>
            </w:r>
            <w:r w:rsidRPr="00FB1623">
              <w:rPr>
                <w:rStyle w:val="StyleArial10pt"/>
                <w:rFonts w:ascii="Times New Roman" w:hAnsi="Times New Roman"/>
                <w:sz w:val="24"/>
              </w:rPr>
              <w:t>to access your “Advisee Roster,” which</w:t>
            </w:r>
            <w:r w:rsidRPr="00FB1623">
              <w:t xml:space="preserve"> displays all of your assigned advisees (enrolled and not enrolled this term).On the line with the student’s name, click </w:t>
            </w:r>
            <w:r w:rsidRPr="00FB1623">
              <w:rPr>
                <w:b/>
                <w:u w:val="single"/>
              </w:rPr>
              <w:t>View Student Details</w:t>
            </w:r>
            <w:r w:rsidRPr="00FB1623">
              <w:rPr>
                <w:b/>
              </w:rPr>
              <w:t>.</w:t>
            </w:r>
            <w:r w:rsidRPr="00FB1623">
              <w:t xml:space="preserve"> </w:t>
            </w:r>
          </w:p>
        </w:tc>
      </w:tr>
      <w:tr w:rsidR="00C4205B" w:rsidRPr="00FB1623" w:rsidTr="00910096">
        <w:trPr>
          <w:cantSplit/>
          <w:trHeight w:val="784"/>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rPr>
                <w:rStyle w:val="StyleArial10pt"/>
                <w:rFonts w:ascii="Times New Roman" w:hAnsi="Times New Roman"/>
                <w:b/>
                <w:bCs/>
                <w:sz w:val="24"/>
              </w:rPr>
            </w:pPr>
            <w:r w:rsidRPr="00FB1623">
              <w:rPr>
                <w:rStyle w:val="StyleArial10pt"/>
                <w:rFonts w:ascii="Times New Roman" w:hAnsi="Times New Roman"/>
                <w:b/>
                <w:bCs/>
                <w:sz w:val="24"/>
              </w:rPr>
              <w:t>Access Information for a Drop/In Advisee</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pPr>
              <w:autoSpaceDE w:val="0"/>
              <w:autoSpaceDN w:val="0"/>
              <w:adjustRightInd w:val="0"/>
            </w:pPr>
            <w:r w:rsidRPr="00FB1623">
              <w:rPr>
                <w:rStyle w:val="StyleArial10pt"/>
                <w:rFonts w:ascii="Times New Roman" w:hAnsi="Times New Roman"/>
                <w:b/>
                <w:sz w:val="24"/>
              </w:rPr>
              <w:t>Click</w:t>
            </w:r>
            <w:r w:rsidRPr="00FB1623">
              <w:rPr>
                <w:rStyle w:val="StyleArial10pt"/>
                <w:rFonts w:ascii="Times New Roman" w:hAnsi="Times New Roman"/>
                <w:sz w:val="24"/>
              </w:rPr>
              <w:t xml:space="preserve"> </w:t>
            </w:r>
            <w:r w:rsidRPr="00FB1623">
              <w:rPr>
                <w:rStyle w:val="StyleArial10pt"/>
                <w:rFonts w:ascii="Times New Roman" w:hAnsi="Times New Roman"/>
                <w:b/>
                <w:color w:val="000080"/>
                <w:sz w:val="24"/>
              </w:rPr>
              <w:t>Self Service, View My Advisees</w:t>
            </w:r>
            <w:r w:rsidRPr="00FB1623">
              <w:rPr>
                <w:rStyle w:val="StyleArial10pt"/>
                <w:rFonts w:ascii="Times New Roman" w:hAnsi="Times New Roman"/>
                <w:sz w:val="24"/>
              </w:rPr>
              <w:t xml:space="preserve">. </w:t>
            </w:r>
            <w:r w:rsidRPr="00FB1623">
              <w:rPr>
                <w:rStyle w:val="StyleArial10pt"/>
                <w:rFonts w:ascii="Times New Roman" w:hAnsi="Times New Roman"/>
                <w:b/>
                <w:sz w:val="24"/>
              </w:rPr>
              <w:t>Click</w:t>
            </w:r>
            <w:r w:rsidRPr="00FB1623">
              <w:rPr>
                <w:rStyle w:val="StyleArial10pt"/>
                <w:rFonts w:ascii="Times New Roman" w:hAnsi="Times New Roman"/>
                <w:sz w:val="24"/>
              </w:rPr>
              <w:t xml:space="preserve"> the </w:t>
            </w:r>
            <w:r w:rsidRPr="00FB1623">
              <w:rPr>
                <w:b/>
                <w:bCs/>
                <w:bdr w:val="single" w:sz="4" w:space="0" w:color="auto"/>
                <w:shd w:val="clear" w:color="auto" w:fill="FFFF99"/>
              </w:rPr>
              <w:t xml:space="preserve">VIEW </w:t>
            </w:r>
            <w:smartTag w:uri="urn:schemas-microsoft-com:office:smarttags" w:element="stockticker">
              <w:r w:rsidRPr="00FB1623">
                <w:rPr>
                  <w:b/>
                  <w:bCs/>
                  <w:bdr w:val="single" w:sz="4" w:space="0" w:color="auto"/>
                  <w:shd w:val="clear" w:color="auto" w:fill="FFFF99"/>
                </w:rPr>
                <w:t>DATA</w:t>
              </w:r>
            </w:smartTag>
            <w:r w:rsidRPr="00FB1623">
              <w:rPr>
                <w:b/>
                <w:bCs/>
                <w:bdr w:val="single" w:sz="4" w:space="0" w:color="auto"/>
                <w:shd w:val="clear" w:color="auto" w:fill="FFFF99"/>
              </w:rPr>
              <w:t xml:space="preserve"> FOR OTHER STUDENTS</w:t>
            </w:r>
            <w:r w:rsidRPr="00FB1623">
              <w:rPr>
                <w:color w:val="000080"/>
              </w:rPr>
              <w:t xml:space="preserve"> </w:t>
            </w:r>
            <w:r w:rsidRPr="00FB1623">
              <w:t xml:space="preserve">button at the bottom of the page. Enter the student’s TU ID in the ID field. Click </w:t>
            </w:r>
            <w:r w:rsidRPr="00FB1623">
              <w:rPr>
                <w:b/>
                <w:bdr w:val="single" w:sz="4" w:space="0" w:color="auto"/>
                <w:shd w:val="clear" w:color="auto" w:fill="FFFF99"/>
              </w:rPr>
              <w:t>Search</w:t>
            </w:r>
            <w:r w:rsidRPr="00FB1623">
              <w:rPr>
                <w:rStyle w:val="StyleArial10pt"/>
                <w:rFonts w:ascii="Times New Roman" w:hAnsi="Times New Roman"/>
                <w:color w:val="000080"/>
                <w:sz w:val="24"/>
              </w:rPr>
              <w:t xml:space="preserve"> </w:t>
            </w:r>
            <w:r w:rsidRPr="00FB1623">
              <w:rPr>
                <w:rStyle w:val="StyleArial10pt"/>
                <w:rFonts w:ascii="Times New Roman" w:hAnsi="Times New Roman"/>
                <w:sz w:val="24"/>
              </w:rPr>
              <w:t xml:space="preserve">button. </w:t>
            </w:r>
            <w:r w:rsidRPr="00FB1623">
              <w:t xml:space="preserve">If ID is unknown, type in the student’s Last and First name in the appropriate box. Click </w:t>
            </w:r>
            <w:r w:rsidRPr="00FB1623">
              <w:rPr>
                <w:b/>
                <w:bdr w:val="single" w:sz="4" w:space="0" w:color="auto"/>
                <w:shd w:val="clear" w:color="auto" w:fill="FFFF99"/>
              </w:rPr>
              <w:t>Search</w:t>
            </w:r>
            <w:r w:rsidRPr="00FB1623">
              <w:rPr>
                <w:b/>
              </w:rPr>
              <w:t xml:space="preserve">. </w:t>
            </w:r>
            <w:r w:rsidRPr="00FB1623">
              <w:t xml:space="preserve">In </w:t>
            </w:r>
            <w:r w:rsidRPr="00FB1623">
              <w:rPr>
                <w:b/>
              </w:rPr>
              <w:t xml:space="preserve">Search Results, </w:t>
            </w:r>
            <w:r w:rsidRPr="00FB1623">
              <w:t xml:space="preserve">click on the </w:t>
            </w:r>
            <w:r w:rsidRPr="00FB1623">
              <w:rPr>
                <w:b/>
                <w:bCs/>
              </w:rPr>
              <w:t xml:space="preserve">Name </w:t>
            </w:r>
            <w:r w:rsidRPr="00FB1623">
              <w:rPr>
                <w:bCs/>
              </w:rPr>
              <w:t>of the student</w:t>
            </w:r>
            <w:r w:rsidRPr="00FB1623">
              <w:t>.</w:t>
            </w:r>
          </w:p>
        </w:tc>
      </w:tr>
      <w:tr w:rsidR="00C4205B" w:rsidRPr="00FB1623" w:rsidTr="00910096">
        <w:trPr>
          <w:cantSplit/>
          <w:trHeight w:val="982"/>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Email Your Assigned Advisee(s)</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pPr>
              <w:rPr>
                <w:rStyle w:val="StyleArial10pt"/>
                <w:rFonts w:ascii="Times New Roman" w:hAnsi="Times New Roman"/>
                <w:sz w:val="24"/>
              </w:rPr>
            </w:pPr>
            <w:r w:rsidRPr="00FB1623">
              <w:rPr>
                <w:rStyle w:val="StyleArial10pt"/>
                <w:rFonts w:ascii="Times New Roman" w:hAnsi="Times New Roman"/>
                <w:b/>
                <w:sz w:val="24"/>
              </w:rPr>
              <w:t xml:space="preserve">In Advisee Roster, click </w:t>
            </w:r>
            <w:r w:rsidRPr="00FB1623">
              <w:rPr>
                <w:rStyle w:val="StyleArial10pt"/>
                <w:rFonts w:ascii="Times New Roman" w:hAnsi="Times New Roman"/>
                <w:sz w:val="24"/>
              </w:rPr>
              <w:t>on</w:t>
            </w:r>
            <w:r w:rsidRPr="00FB1623">
              <w:rPr>
                <w:rStyle w:val="StyleArial10pt"/>
                <w:rFonts w:ascii="Times New Roman" w:hAnsi="Times New Roman"/>
                <w:b/>
                <w:sz w:val="24"/>
              </w:rPr>
              <w:t xml:space="preserve"> </w:t>
            </w:r>
            <w:r w:rsidRPr="00FB1623">
              <w:rPr>
                <w:b/>
                <w:bCs/>
                <w:bdr w:val="single" w:sz="4" w:space="0" w:color="auto"/>
              </w:rPr>
              <w:t>notify all advisees</w:t>
            </w:r>
            <w:r w:rsidRPr="00FB1623">
              <w:rPr>
                <w:rStyle w:val="StyleArial10pt"/>
                <w:rFonts w:ascii="Times New Roman" w:hAnsi="Times New Roman"/>
                <w:b/>
                <w:sz w:val="24"/>
              </w:rPr>
              <w:t xml:space="preserve"> </w:t>
            </w:r>
            <w:r w:rsidRPr="00FB1623">
              <w:rPr>
                <w:rStyle w:val="StyleArial10pt"/>
                <w:rFonts w:ascii="Times New Roman" w:hAnsi="Times New Roman"/>
                <w:sz w:val="24"/>
              </w:rPr>
              <w:t xml:space="preserve">button at bottom of page to Send Notification (email) to all your advisees. Type your Message and then click on </w:t>
            </w:r>
            <w:r w:rsidRPr="00FB1623">
              <w:rPr>
                <w:b/>
                <w:bCs/>
                <w:bdr w:val="single" w:sz="4" w:space="0" w:color="auto"/>
                <w:shd w:val="clear" w:color="auto" w:fill="FFFF99"/>
              </w:rPr>
              <w:t>SEND NOTIFICATION</w:t>
            </w:r>
            <w:r w:rsidRPr="00FB1623">
              <w:rPr>
                <w:rStyle w:val="StyleArial10pt"/>
                <w:rFonts w:ascii="Times New Roman" w:hAnsi="Times New Roman"/>
                <w:b/>
                <w:sz w:val="24"/>
              </w:rPr>
              <w:t xml:space="preserve"> </w:t>
            </w:r>
            <w:r w:rsidRPr="00FB1623">
              <w:rPr>
                <w:rStyle w:val="StyleArial10pt"/>
                <w:rFonts w:ascii="Times New Roman" w:hAnsi="Times New Roman"/>
                <w:sz w:val="24"/>
              </w:rPr>
              <w:t xml:space="preserve">button. </w:t>
            </w:r>
            <w:r w:rsidRPr="00FB1623">
              <w:rPr>
                <w:rStyle w:val="StyleArial10pt"/>
                <w:rFonts w:ascii="Times New Roman" w:hAnsi="Times New Roman"/>
                <w:b/>
                <w:sz w:val="24"/>
              </w:rPr>
              <w:t xml:space="preserve">Click </w:t>
            </w:r>
            <w:r w:rsidRPr="00FB1623">
              <w:rPr>
                <w:rStyle w:val="StyleArial10pt"/>
                <w:rFonts w:ascii="Times New Roman" w:hAnsi="Times New Roman"/>
                <w:sz w:val="24"/>
              </w:rPr>
              <w:t xml:space="preserve">on </w:t>
            </w:r>
            <w:r w:rsidRPr="00FB1623">
              <w:rPr>
                <w:b/>
                <w:bCs/>
                <w:bdr w:val="single" w:sz="4" w:space="0" w:color="auto"/>
              </w:rPr>
              <w:t xml:space="preserve">Return to Advisee Roster  </w:t>
            </w:r>
            <w:r w:rsidRPr="00FB1623">
              <w:rPr>
                <w:rStyle w:val="StyleArial10pt"/>
                <w:rFonts w:ascii="Times New Roman" w:hAnsi="Times New Roman"/>
                <w:sz w:val="24"/>
              </w:rPr>
              <w:t xml:space="preserve"> button. To email selected assigned advisee(s), click the box in the </w:t>
            </w:r>
            <w:r w:rsidRPr="00FB1623">
              <w:rPr>
                <w:rStyle w:val="StyleArial10pt"/>
                <w:rFonts w:ascii="Times New Roman" w:hAnsi="Times New Roman"/>
                <w:b/>
                <w:sz w:val="24"/>
              </w:rPr>
              <w:t>Notify</w:t>
            </w:r>
            <w:r w:rsidRPr="00FB1623">
              <w:rPr>
                <w:rStyle w:val="StyleArial10pt"/>
                <w:rFonts w:ascii="Times New Roman" w:hAnsi="Times New Roman"/>
                <w:sz w:val="24"/>
              </w:rPr>
              <w:t xml:space="preserve"> column for each student.</w:t>
            </w:r>
            <w:r w:rsidRPr="00FB1623">
              <w:rPr>
                <w:rStyle w:val="StyleArial10pt"/>
                <w:rFonts w:ascii="Times New Roman" w:hAnsi="Times New Roman"/>
                <w:b/>
                <w:sz w:val="24"/>
              </w:rPr>
              <w:t xml:space="preserve"> Click </w:t>
            </w:r>
            <w:r w:rsidRPr="00FB1623">
              <w:rPr>
                <w:rStyle w:val="StyleArial10pt"/>
                <w:rFonts w:ascii="Times New Roman" w:hAnsi="Times New Roman"/>
                <w:sz w:val="24"/>
              </w:rPr>
              <w:t>on</w:t>
            </w:r>
            <w:r w:rsidRPr="00FB1623">
              <w:rPr>
                <w:rStyle w:val="StyleArial10pt"/>
                <w:rFonts w:ascii="Times New Roman" w:hAnsi="Times New Roman"/>
                <w:b/>
                <w:sz w:val="24"/>
              </w:rPr>
              <w:t xml:space="preserve"> </w:t>
            </w:r>
            <w:r w:rsidRPr="00FB1623">
              <w:rPr>
                <w:b/>
                <w:bCs/>
                <w:bdr w:val="single" w:sz="4" w:space="0" w:color="auto"/>
              </w:rPr>
              <w:t>notify selected advisees</w:t>
            </w:r>
            <w:r w:rsidRPr="00FB1623">
              <w:rPr>
                <w:rStyle w:val="StyleArial10pt"/>
                <w:rFonts w:ascii="Times New Roman" w:hAnsi="Times New Roman"/>
                <w:b/>
                <w:sz w:val="24"/>
              </w:rPr>
              <w:t xml:space="preserve"> </w:t>
            </w:r>
            <w:r w:rsidRPr="00FB1623">
              <w:rPr>
                <w:rStyle w:val="StyleArial10pt"/>
                <w:rFonts w:ascii="Times New Roman" w:hAnsi="Times New Roman"/>
                <w:sz w:val="24"/>
              </w:rPr>
              <w:t>button.</w:t>
            </w:r>
          </w:p>
        </w:tc>
      </w:tr>
      <w:tr w:rsidR="00C4205B" w:rsidRPr="00FB1623" w:rsidTr="00910096">
        <w:trPr>
          <w:cantSplit/>
          <w:trHeight w:val="577"/>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b/>
              </w:rPr>
              <w:t>Download Advisee List to Excel</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7D2800">
            <w:pPr>
              <w:rPr>
                <w:rStyle w:val="StyleArial10pt"/>
                <w:rFonts w:ascii="Times New Roman" w:hAnsi="Times New Roman"/>
                <w:b/>
                <w:sz w:val="24"/>
              </w:rPr>
            </w:pPr>
            <w:r w:rsidRPr="00FB1623">
              <w:rPr>
                <w:rStyle w:val="StyleArial10pt"/>
                <w:rFonts w:ascii="Times New Roman" w:hAnsi="Times New Roman"/>
                <w:sz w:val="24"/>
              </w:rPr>
              <w:t xml:space="preserve">In </w:t>
            </w:r>
            <w:bookmarkStart w:id="21" w:name="ADVISEES$hexcel$0"/>
            <w:r w:rsidR="007D2800">
              <w:rPr>
                <w:rStyle w:val="StyleArial10pt"/>
                <w:rFonts w:ascii="Times New Roman" w:hAnsi="Times New Roman"/>
                <w:sz w:val="24"/>
              </w:rPr>
              <w:t>View My Advisees link</w:t>
            </w:r>
            <w:r w:rsidRPr="00FB1623">
              <w:rPr>
                <w:rStyle w:val="StyleArial10pt"/>
                <w:rFonts w:ascii="Times New Roman" w:hAnsi="Times New Roman"/>
                <w:sz w:val="24"/>
              </w:rPr>
              <w:t>,</w:t>
            </w:r>
            <w:r w:rsidRPr="00FB1623">
              <w:rPr>
                <w:rStyle w:val="StyleArial10pt"/>
                <w:rFonts w:ascii="Times New Roman" w:hAnsi="Times New Roman"/>
                <w:b/>
                <w:sz w:val="24"/>
              </w:rPr>
              <w:t xml:space="preserve"> Click </w:t>
            </w:r>
            <w:r w:rsidRPr="00FB1623">
              <w:rPr>
                <w:rStyle w:val="StyleArial10pt"/>
                <w:rFonts w:ascii="Times New Roman" w:hAnsi="Times New Roman"/>
                <w:sz w:val="24"/>
              </w:rPr>
              <w:t>the Download B</w:t>
            </w:r>
            <w:r w:rsidR="007D2800">
              <w:rPr>
                <w:rStyle w:val="StyleArial10pt"/>
                <w:rFonts w:ascii="Times New Roman" w:hAnsi="Times New Roman"/>
                <w:sz w:val="24"/>
              </w:rPr>
              <w:t>u</w:t>
            </w:r>
            <w:r w:rsidRPr="00FB1623">
              <w:rPr>
                <w:rStyle w:val="StyleArial10pt"/>
                <w:rFonts w:ascii="Times New Roman" w:hAnsi="Times New Roman"/>
                <w:sz w:val="24"/>
              </w:rPr>
              <w:t>tton</w:t>
            </w:r>
            <w:r w:rsidRPr="00FB1623">
              <w:rPr>
                <w:rStyle w:val="StyleArial10pt"/>
                <w:rFonts w:ascii="Times New Roman" w:hAnsi="Times New Roman"/>
                <w:b/>
                <w:sz w:val="24"/>
              </w:rPr>
              <w:t xml:space="preserve"> </w:t>
            </w:r>
            <w:r w:rsidR="005B1A94" w:rsidRPr="00FB1623">
              <w:rPr>
                <w:b/>
                <w:noProof/>
                <w:color w:val="0000FF"/>
              </w:rPr>
              <w:drawing>
                <wp:inline distT="0" distB="0" distL="0" distR="0">
                  <wp:extent cx="152400" cy="152400"/>
                  <wp:effectExtent l="19050" t="0" r="0" b="0"/>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5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bookmarkEnd w:id="21"/>
            <w:r w:rsidRPr="00FB1623">
              <w:rPr>
                <w:b/>
              </w:rPr>
              <w:t xml:space="preserve"> </w:t>
            </w:r>
            <w:r w:rsidRPr="00FB1623">
              <w:t xml:space="preserve">.Click on Open or Save file. Suggest sort by Status to see only Enrolled. (To avoid Pop-Up Blockers, </w:t>
            </w:r>
            <w:r w:rsidR="007D2800">
              <w:t>press</w:t>
            </w:r>
            <w:r w:rsidRPr="00FB1623">
              <w:t xml:space="preserve"> </w:t>
            </w:r>
            <w:r w:rsidRPr="00FB1623">
              <w:rPr>
                <w:b/>
                <w:bCs/>
              </w:rPr>
              <w:t>Ctrl</w:t>
            </w:r>
            <w:r w:rsidRPr="00FB1623">
              <w:t xml:space="preserve"> </w:t>
            </w:r>
            <w:r w:rsidR="007D2800">
              <w:t>+</w:t>
            </w:r>
            <w:r w:rsidRPr="00FB1623">
              <w:t xml:space="preserve"> </w:t>
            </w:r>
            <w:r w:rsidRPr="007D2800">
              <w:rPr>
                <w:b/>
              </w:rPr>
              <w:t>F10</w:t>
            </w:r>
            <w:r w:rsidRPr="00FB1623">
              <w:t>)</w:t>
            </w:r>
          </w:p>
        </w:tc>
      </w:tr>
      <w:tr w:rsidR="00C4205B" w:rsidRPr="00FB1623" w:rsidTr="00910096">
        <w:trPr>
          <w:cantSplit/>
          <w:trHeight w:val="2962"/>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 xml:space="preserve">View the </w:t>
            </w:r>
          </w:p>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 xml:space="preserve">Student Center information for the Advisee </w:t>
            </w:r>
          </w:p>
        </w:tc>
        <w:tc>
          <w:tcPr>
            <w:tcW w:w="3857" w:type="pct"/>
            <w:tcBorders>
              <w:top w:val="single" w:sz="4" w:space="0" w:color="auto"/>
              <w:left w:val="single" w:sz="4" w:space="0" w:color="auto"/>
              <w:bottom w:val="single" w:sz="4" w:space="0" w:color="auto"/>
            </w:tcBorders>
            <w:shd w:val="clear" w:color="auto" w:fill="auto"/>
          </w:tcPr>
          <w:tbl>
            <w:tblPr>
              <w:tblW w:w="7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72" w:type="dxa"/>
                <w:bottom w:w="14" w:type="dxa"/>
                <w:right w:w="14" w:type="dxa"/>
              </w:tblCellMar>
              <w:tblLook w:val="01E0"/>
            </w:tblPr>
            <w:tblGrid>
              <w:gridCol w:w="1904"/>
              <w:gridCol w:w="6056"/>
            </w:tblGrid>
            <w:tr w:rsidR="00C4205B" w:rsidRPr="00FB1623" w:rsidTr="009E547F">
              <w:tc>
                <w:tcPr>
                  <w:tcW w:w="1904" w:type="dxa"/>
                  <w:tcBorders>
                    <w:bottom w:val="single" w:sz="18" w:space="0" w:color="auto"/>
                    <w:right w:val="nil"/>
                  </w:tcBorders>
                </w:tcPr>
                <w:p w:rsidR="00C4205B" w:rsidRPr="00FB1623" w:rsidRDefault="00C4205B" w:rsidP="009E547F">
                  <w:pPr>
                    <w:rPr>
                      <w:rStyle w:val="StyleArial10pt"/>
                      <w:rFonts w:ascii="Times New Roman" w:hAnsi="Times New Roman"/>
                      <w:b/>
                      <w:sz w:val="24"/>
                    </w:rPr>
                  </w:pPr>
                  <w:r w:rsidRPr="00FB1623">
                    <w:rPr>
                      <w:rStyle w:val="StyleArial10pt"/>
                      <w:rFonts w:ascii="Times New Roman" w:hAnsi="Times New Roman"/>
                      <w:b/>
                      <w:sz w:val="24"/>
                    </w:rPr>
                    <w:t>View:</w:t>
                  </w:r>
                </w:p>
              </w:tc>
              <w:tc>
                <w:tcPr>
                  <w:tcW w:w="6056" w:type="dxa"/>
                  <w:tcBorders>
                    <w:left w:val="nil"/>
                    <w:bottom w:val="single" w:sz="18" w:space="0" w:color="auto"/>
                  </w:tcBorders>
                  <w:vAlign w:val="bottom"/>
                </w:tcPr>
                <w:p w:rsidR="00C4205B" w:rsidRPr="00FB1623" w:rsidRDefault="00C4205B" w:rsidP="009E547F">
                  <w:pPr>
                    <w:rPr>
                      <w:b/>
                    </w:rPr>
                  </w:pPr>
                  <w:r w:rsidRPr="00FB1623">
                    <w:rPr>
                      <w:b/>
                    </w:rPr>
                    <w:t>To Find:</w:t>
                  </w:r>
                </w:p>
              </w:tc>
            </w:tr>
            <w:tr w:rsidR="00C4205B" w:rsidRPr="00FB1623" w:rsidTr="009E547F">
              <w:tc>
                <w:tcPr>
                  <w:tcW w:w="1904" w:type="dxa"/>
                  <w:tcBorders>
                    <w:top w:val="single" w:sz="18" w:space="0" w:color="auto"/>
                  </w:tcBorders>
                </w:tcPr>
                <w:p w:rsidR="00C4205B" w:rsidRPr="00FB1623" w:rsidRDefault="00C4205B" w:rsidP="009E547F">
                  <w:pPr>
                    <w:rPr>
                      <w:rStyle w:val="StyleArial10pt"/>
                      <w:rFonts w:ascii="Times New Roman" w:hAnsi="Times New Roman"/>
                      <w:b/>
                      <w:sz w:val="24"/>
                    </w:rPr>
                  </w:pPr>
                  <w:r w:rsidRPr="00FB1623">
                    <w:rPr>
                      <w:b/>
                    </w:rPr>
                    <w:t>Academics</w:t>
                  </w:r>
                </w:p>
              </w:tc>
              <w:tc>
                <w:tcPr>
                  <w:tcW w:w="6056" w:type="dxa"/>
                  <w:tcBorders>
                    <w:top w:val="single" w:sz="18" w:space="0" w:color="auto"/>
                  </w:tcBorders>
                  <w:vAlign w:val="bottom"/>
                </w:tcPr>
                <w:p w:rsidR="00C4205B" w:rsidRPr="00FB1623" w:rsidRDefault="00C4205B" w:rsidP="009E547F">
                  <w:pPr>
                    <w:rPr>
                      <w:color w:val="000000"/>
                    </w:rPr>
                  </w:pPr>
                  <w:r w:rsidRPr="00FB1623">
                    <w:rPr>
                      <w:color w:val="000000"/>
                    </w:rPr>
                    <w:t xml:space="preserve">Student Class Schedule, My Planner, Degree Progress </w:t>
                  </w:r>
                  <w:r w:rsidR="00E413E2" w:rsidRPr="00FB1623">
                    <w:rPr>
                      <w:color w:val="000000"/>
                    </w:rPr>
                    <w:t xml:space="preserve">Report. </w:t>
                  </w:r>
                  <w:r w:rsidRPr="00FB1623">
                    <w:rPr>
                      <w:color w:val="000000"/>
                    </w:rPr>
                    <w:t>In “other academic</w:t>
                  </w:r>
                  <w:r w:rsidR="00E413E2" w:rsidRPr="00FB1623">
                    <w:rPr>
                      <w:color w:val="000000"/>
                    </w:rPr>
                    <w:t>...”</w:t>
                  </w:r>
                  <w:r w:rsidRPr="00FB1623">
                    <w:rPr>
                      <w:color w:val="000000"/>
                    </w:rPr>
                    <w:t xml:space="preserve"> box, click on </w:t>
                  </w:r>
                  <w:r w:rsidR="005B1A94" w:rsidRPr="00FB1623">
                    <w:rPr>
                      <w:noProof/>
                      <w:color w:val="000000"/>
                    </w:rPr>
                    <w:drawing>
                      <wp:inline distT="0" distB="0" distL="0" distR="0">
                        <wp:extent cx="114300" cy="133350"/>
                        <wp:effectExtent l="19050" t="0" r="0" b="0"/>
                        <wp:docPr id="3" name="Picture 3" descr="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Go"/>
                                <pic:cNvPicPr>
                                  <a:picLocks noChangeArrowheads="1"/>
                                </pic:cNvPicPr>
                              </pic:nvPicPr>
                              <pic:blipFill>
                                <a:blip r:embed="rId59"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FB1623">
                    <w:rPr>
                      <w:color w:val="000000"/>
                    </w:rPr>
                    <w:t xml:space="preserve"> to access Academic Requirements, Course History, Grades, </w:t>
                  </w:r>
                  <w:r w:rsidR="00E413E2" w:rsidRPr="00FB1623">
                    <w:rPr>
                      <w:color w:val="000000"/>
                    </w:rPr>
                    <w:t>and Transcript</w:t>
                  </w:r>
                  <w:r w:rsidRPr="00FB1623">
                    <w:rPr>
                      <w:color w:val="000000"/>
                    </w:rPr>
                    <w:t xml:space="preserve">: View Unofficial, Transfer Credit Report. </w:t>
                  </w:r>
                </w:p>
              </w:tc>
            </w:tr>
            <w:tr w:rsidR="00C4205B" w:rsidRPr="00FB1623" w:rsidTr="009E547F">
              <w:tc>
                <w:tcPr>
                  <w:tcW w:w="1904" w:type="dxa"/>
                </w:tcPr>
                <w:p w:rsidR="00C4205B" w:rsidRPr="00FB1623" w:rsidRDefault="00C4205B" w:rsidP="009E547F">
                  <w:pPr>
                    <w:rPr>
                      <w:b/>
                    </w:rPr>
                  </w:pPr>
                  <w:r w:rsidRPr="00FB1623">
                    <w:rPr>
                      <w:b/>
                    </w:rPr>
                    <w:t>Week’s Schedule</w:t>
                  </w:r>
                </w:p>
              </w:tc>
              <w:tc>
                <w:tcPr>
                  <w:tcW w:w="6056" w:type="dxa"/>
                  <w:vAlign w:val="bottom"/>
                </w:tcPr>
                <w:p w:rsidR="00C4205B" w:rsidRPr="00FB1623" w:rsidRDefault="00C4205B" w:rsidP="009E547F">
                  <w:pPr>
                    <w:rPr>
                      <w:rStyle w:val="StyleArial10pt"/>
                      <w:rFonts w:ascii="Times New Roman" w:hAnsi="Times New Roman"/>
                      <w:color w:val="000000"/>
                      <w:sz w:val="24"/>
                    </w:rPr>
                  </w:pPr>
                  <w:r w:rsidRPr="00FB1623">
                    <w:rPr>
                      <w:rStyle w:val="StyleArial10pt"/>
                      <w:rFonts w:ascii="Times New Roman" w:hAnsi="Times New Roman"/>
                      <w:color w:val="000000"/>
                      <w:sz w:val="24"/>
                    </w:rPr>
                    <w:t xml:space="preserve">Day, time and location for each enrolled Class for the current week </w:t>
                  </w:r>
                </w:p>
              </w:tc>
            </w:tr>
            <w:tr w:rsidR="00C4205B" w:rsidRPr="00FB1623" w:rsidTr="009E547F">
              <w:tc>
                <w:tcPr>
                  <w:tcW w:w="1904" w:type="dxa"/>
                </w:tcPr>
                <w:p w:rsidR="00C4205B" w:rsidRPr="00FB1623" w:rsidRDefault="00C4205B" w:rsidP="009E547F">
                  <w:pPr>
                    <w:rPr>
                      <w:rStyle w:val="StyleArial10pt"/>
                      <w:rFonts w:ascii="Times New Roman" w:hAnsi="Times New Roman"/>
                      <w:b/>
                      <w:sz w:val="24"/>
                    </w:rPr>
                  </w:pPr>
                  <w:r w:rsidRPr="00FB1623">
                    <w:rPr>
                      <w:b/>
                    </w:rPr>
                    <w:t>Personal Information</w:t>
                  </w:r>
                </w:p>
              </w:tc>
              <w:tc>
                <w:tcPr>
                  <w:tcW w:w="6056" w:type="dxa"/>
                  <w:vAlign w:val="bottom"/>
                </w:tcPr>
                <w:p w:rsidR="00C4205B" w:rsidRPr="00FB1623" w:rsidRDefault="00C4205B" w:rsidP="009E547F">
                  <w:pPr>
                    <w:rPr>
                      <w:color w:val="000000"/>
                    </w:rPr>
                  </w:pPr>
                  <w:r w:rsidRPr="00FB1623">
                    <w:rPr>
                      <w:rStyle w:val="StyleArial10pt"/>
                      <w:rFonts w:ascii="Times New Roman" w:hAnsi="Times New Roman"/>
                      <w:color w:val="000000"/>
                      <w:sz w:val="24"/>
                    </w:rPr>
                    <w:t>Contact Information: Permanent Address, Local Address, Phone and Campus (email).</w:t>
                  </w:r>
                </w:p>
              </w:tc>
            </w:tr>
            <w:tr w:rsidR="00C4205B" w:rsidRPr="00FB1623" w:rsidTr="009E547F">
              <w:tc>
                <w:tcPr>
                  <w:tcW w:w="1904" w:type="dxa"/>
                </w:tcPr>
                <w:p w:rsidR="00C4205B" w:rsidRPr="00FB1623" w:rsidRDefault="00C4205B" w:rsidP="009E547F">
                  <w:pPr>
                    <w:rPr>
                      <w:rStyle w:val="StyleArial10pt"/>
                      <w:rFonts w:ascii="Times New Roman" w:hAnsi="Times New Roman"/>
                      <w:i/>
                      <w:sz w:val="24"/>
                    </w:rPr>
                  </w:pPr>
                  <w:r w:rsidRPr="00FB1623">
                    <w:rPr>
                      <w:b/>
                    </w:rPr>
                    <w:t>Holds</w:t>
                  </w:r>
                </w:p>
              </w:tc>
              <w:tc>
                <w:tcPr>
                  <w:tcW w:w="6056" w:type="dxa"/>
                </w:tcPr>
                <w:p w:rsidR="00C4205B" w:rsidRPr="00FB1623" w:rsidRDefault="00C4205B" w:rsidP="009E547F">
                  <w:pPr>
                    <w:rPr>
                      <w:rStyle w:val="StyleArial10pt"/>
                      <w:rFonts w:ascii="Times New Roman" w:hAnsi="Times New Roman"/>
                      <w:color w:val="000000"/>
                      <w:sz w:val="24"/>
                    </w:rPr>
                  </w:pPr>
                  <w:r w:rsidRPr="00FB1623">
                    <w:rPr>
                      <w:rStyle w:val="StyleArial10pt"/>
                      <w:rFonts w:ascii="Times New Roman" w:hAnsi="Times New Roman"/>
                      <w:color w:val="000000"/>
                      <w:sz w:val="24"/>
                    </w:rPr>
                    <w:t>Intentional Advising Program (IAP), Bursar, Academic Advising, etc.</w:t>
                  </w:r>
                </w:p>
              </w:tc>
            </w:tr>
            <w:tr w:rsidR="00C4205B" w:rsidRPr="00FB1623" w:rsidTr="009E547F">
              <w:tc>
                <w:tcPr>
                  <w:tcW w:w="1904" w:type="dxa"/>
                </w:tcPr>
                <w:p w:rsidR="00C4205B" w:rsidRPr="00FB1623" w:rsidRDefault="00C4205B" w:rsidP="009E547F">
                  <w:pPr>
                    <w:rPr>
                      <w:rStyle w:val="StyleArial10pt"/>
                      <w:rFonts w:ascii="Times New Roman" w:hAnsi="Times New Roman"/>
                      <w:sz w:val="24"/>
                    </w:rPr>
                  </w:pPr>
                  <w:r w:rsidRPr="00FB1623">
                    <w:rPr>
                      <w:b/>
                    </w:rPr>
                    <w:t xml:space="preserve">To Do List </w:t>
                  </w:r>
                </w:p>
              </w:tc>
              <w:tc>
                <w:tcPr>
                  <w:tcW w:w="6056" w:type="dxa"/>
                  <w:vAlign w:val="bottom"/>
                </w:tcPr>
                <w:p w:rsidR="00C4205B" w:rsidRPr="00FB1623" w:rsidRDefault="00C4205B" w:rsidP="009E547F">
                  <w:pPr>
                    <w:rPr>
                      <w:color w:val="000000"/>
                    </w:rPr>
                  </w:pPr>
                  <w:r w:rsidRPr="00FB1623">
                    <w:rPr>
                      <w:rStyle w:val="StyleArial10pt"/>
                      <w:rFonts w:ascii="Times New Roman" w:hAnsi="Times New Roman"/>
                      <w:color w:val="000000"/>
                      <w:sz w:val="24"/>
                    </w:rPr>
                    <w:t>Due Dates for Financial Aid, etc</w:t>
                  </w:r>
                </w:p>
              </w:tc>
            </w:tr>
            <w:tr w:rsidR="00C4205B" w:rsidRPr="00FB1623" w:rsidTr="009E547F">
              <w:tc>
                <w:tcPr>
                  <w:tcW w:w="1904" w:type="dxa"/>
                </w:tcPr>
                <w:p w:rsidR="00C4205B" w:rsidRPr="00FB1623" w:rsidRDefault="00C4205B" w:rsidP="009E547F">
                  <w:pPr>
                    <w:rPr>
                      <w:rStyle w:val="StyleArial10pt"/>
                      <w:rFonts w:ascii="Times New Roman" w:hAnsi="Times New Roman"/>
                      <w:b/>
                      <w:sz w:val="24"/>
                    </w:rPr>
                  </w:pPr>
                  <w:r w:rsidRPr="00FB1623">
                    <w:rPr>
                      <w:rStyle w:val="StyleArial10pt"/>
                      <w:rFonts w:ascii="Times New Roman" w:hAnsi="Times New Roman"/>
                      <w:b/>
                      <w:sz w:val="24"/>
                    </w:rPr>
                    <w:t>Enrollment Dates</w:t>
                  </w:r>
                </w:p>
              </w:tc>
              <w:tc>
                <w:tcPr>
                  <w:tcW w:w="6056" w:type="dxa"/>
                  <w:vAlign w:val="bottom"/>
                </w:tcPr>
                <w:p w:rsidR="00C4205B" w:rsidRPr="00FB1623" w:rsidRDefault="00C4205B" w:rsidP="009E547F">
                  <w:pPr>
                    <w:rPr>
                      <w:rStyle w:val="StyleArial10pt"/>
                      <w:rFonts w:ascii="Times New Roman" w:hAnsi="Times New Roman"/>
                      <w:color w:val="000000"/>
                      <w:sz w:val="24"/>
                    </w:rPr>
                  </w:pPr>
                  <w:r w:rsidRPr="00FB1623">
                    <w:rPr>
                      <w:rStyle w:val="StyleArial10pt"/>
                      <w:rFonts w:ascii="Times New Roman" w:hAnsi="Times New Roman"/>
                      <w:color w:val="000000"/>
                      <w:sz w:val="24"/>
                    </w:rPr>
                    <w:t>Date student is eligible to register for classes by term.</w:t>
                  </w:r>
                </w:p>
              </w:tc>
            </w:tr>
            <w:tr w:rsidR="00C4205B" w:rsidRPr="00FB1623" w:rsidTr="009E547F">
              <w:tc>
                <w:tcPr>
                  <w:tcW w:w="1904" w:type="dxa"/>
                </w:tcPr>
                <w:p w:rsidR="00C4205B" w:rsidRPr="00FB1623" w:rsidRDefault="00C4205B" w:rsidP="009E547F">
                  <w:pPr>
                    <w:rPr>
                      <w:rStyle w:val="StyleArial10pt"/>
                      <w:rFonts w:ascii="Times New Roman" w:hAnsi="Times New Roman"/>
                      <w:sz w:val="24"/>
                    </w:rPr>
                  </w:pPr>
                  <w:r w:rsidRPr="00FB1623">
                    <w:rPr>
                      <w:b/>
                    </w:rPr>
                    <w:t>Advisor</w:t>
                  </w:r>
                </w:p>
              </w:tc>
              <w:tc>
                <w:tcPr>
                  <w:tcW w:w="6056" w:type="dxa"/>
                  <w:vAlign w:val="bottom"/>
                </w:tcPr>
                <w:p w:rsidR="00C4205B" w:rsidRPr="00FB1623" w:rsidRDefault="00C4205B" w:rsidP="009E547F">
                  <w:r w:rsidRPr="00FB1623">
                    <w:t>Advisor’s name and email address. Also, Program Major is in “details”.</w:t>
                  </w:r>
                </w:p>
              </w:tc>
            </w:tr>
          </w:tbl>
          <w:p w:rsidR="00C4205B" w:rsidRPr="00FB1623" w:rsidRDefault="00C4205B" w:rsidP="009E547F">
            <w:pPr>
              <w:rPr>
                <w:rStyle w:val="StyleArial10pt"/>
                <w:rFonts w:ascii="Times New Roman" w:hAnsi="Times New Roman"/>
                <w:sz w:val="24"/>
              </w:rPr>
            </w:pPr>
          </w:p>
        </w:tc>
      </w:tr>
      <w:tr w:rsidR="00C4205B" w:rsidRPr="00FB1623" w:rsidTr="00910096">
        <w:trPr>
          <w:cantSplit/>
          <w:trHeight w:val="3637"/>
        </w:trPr>
        <w:tc>
          <w:tcPr>
            <w:tcW w:w="1143" w:type="pct"/>
            <w:tcBorders>
              <w:top w:val="single" w:sz="4" w:space="0" w:color="auto"/>
              <w:bottom w:val="doub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lastRenderedPageBreak/>
              <w:t xml:space="preserve">Access information in Academics </w:t>
            </w:r>
          </w:p>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in Student Center</w:t>
            </w:r>
          </w:p>
          <w:p w:rsidR="00C4205B" w:rsidRPr="00FB1623" w:rsidRDefault="00C4205B" w:rsidP="009E547F">
            <w:pPr>
              <w:autoSpaceDE w:val="0"/>
              <w:autoSpaceDN w:val="0"/>
              <w:adjustRightInd w:val="0"/>
              <w:rPr>
                <w:rStyle w:val="StyleArial10pt"/>
                <w:rFonts w:ascii="Times New Roman" w:hAnsi="Times New Roman"/>
                <w:b/>
                <w:sz w:val="24"/>
              </w:rPr>
            </w:pPr>
          </w:p>
          <w:p w:rsidR="00C4205B" w:rsidRPr="00FB1623" w:rsidRDefault="00C4205B" w:rsidP="009E547F">
            <w:pPr>
              <w:autoSpaceDE w:val="0"/>
              <w:autoSpaceDN w:val="0"/>
              <w:adjustRightInd w:val="0"/>
              <w:rPr>
                <w:rStyle w:val="StyleArial10pt"/>
                <w:rFonts w:ascii="Times New Roman" w:hAnsi="Times New Roman"/>
                <w:b/>
                <w:sz w:val="24"/>
              </w:rPr>
            </w:pPr>
          </w:p>
          <w:p w:rsidR="00C4205B" w:rsidRPr="00FB1623" w:rsidRDefault="00C4205B" w:rsidP="009E547F">
            <w:pPr>
              <w:autoSpaceDE w:val="0"/>
              <w:autoSpaceDN w:val="0"/>
              <w:adjustRightInd w:val="0"/>
              <w:rPr>
                <w:rStyle w:val="StyleArial10pt"/>
                <w:rFonts w:ascii="Times New Roman" w:hAnsi="Times New Roman"/>
                <w:b/>
                <w:sz w:val="24"/>
              </w:rPr>
            </w:pPr>
          </w:p>
          <w:p w:rsidR="00C4205B" w:rsidRPr="00FB1623" w:rsidRDefault="005B1A94" w:rsidP="009E547F">
            <w:pPr>
              <w:autoSpaceDE w:val="0"/>
              <w:autoSpaceDN w:val="0"/>
              <w:adjustRightInd w:val="0"/>
              <w:rPr>
                <w:rStyle w:val="StyleArial10pt"/>
                <w:rFonts w:ascii="Times New Roman" w:hAnsi="Times New Roman"/>
                <w:b/>
                <w:sz w:val="24"/>
              </w:rPr>
            </w:pPr>
            <w:r w:rsidRPr="00FB1623">
              <w:rPr>
                <w:noProof/>
              </w:rPr>
              <w:drawing>
                <wp:inline distT="0" distB="0" distL="0" distR="0">
                  <wp:extent cx="1362075" cy="10858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l="15375" t="53520" r="71774" b="29880"/>
                          <a:stretch>
                            <a:fillRect/>
                          </a:stretch>
                        </pic:blipFill>
                        <pic:spPr bwMode="auto">
                          <a:xfrm>
                            <a:off x="0" y="0"/>
                            <a:ext cx="1362075" cy="1085850"/>
                          </a:xfrm>
                          <a:prstGeom prst="rect">
                            <a:avLst/>
                          </a:prstGeom>
                          <a:noFill/>
                          <a:ln w="9525">
                            <a:noFill/>
                            <a:miter lim="800000"/>
                            <a:headEnd/>
                            <a:tailEnd/>
                          </a:ln>
                        </pic:spPr>
                      </pic:pic>
                    </a:graphicData>
                  </a:graphic>
                </wp:inline>
              </w:drawing>
            </w:r>
          </w:p>
          <w:p w:rsidR="00C4205B" w:rsidRPr="00FB1623" w:rsidRDefault="00C4205B" w:rsidP="009E547F">
            <w:pPr>
              <w:autoSpaceDE w:val="0"/>
              <w:autoSpaceDN w:val="0"/>
              <w:adjustRightInd w:val="0"/>
              <w:rPr>
                <w:rStyle w:val="StyleArial10pt"/>
                <w:rFonts w:ascii="Times New Roman" w:hAnsi="Times New Roman"/>
                <w:b/>
                <w:sz w:val="24"/>
              </w:rPr>
            </w:pPr>
          </w:p>
        </w:tc>
        <w:tc>
          <w:tcPr>
            <w:tcW w:w="3857" w:type="pct"/>
            <w:tcBorders>
              <w:top w:val="single" w:sz="4" w:space="0" w:color="auto"/>
              <w:left w:val="single" w:sz="4" w:space="0" w:color="auto"/>
              <w:bottom w:val="double" w:sz="4" w:space="0" w:color="auto"/>
            </w:tcBorders>
            <w:shd w:val="clear" w:color="auto" w:fill="auto"/>
          </w:tcPr>
          <w:tbl>
            <w:tblPr>
              <w:tblW w:w="7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72" w:type="dxa"/>
                <w:bottom w:w="14" w:type="dxa"/>
                <w:right w:w="14" w:type="dxa"/>
              </w:tblCellMar>
              <w:tblLook w:val="01E0"/>
            </w:tblPr>
            <w:tblGrid>
              <w:gridCol w:w="1904"/>
              <w:gridCol w:w="6056"/>
            </w:tblGrid>
            <w:tr w:rsidR="00C4205B" w:rsidRPr="00FB1623" w:rsidTr="009E547F">
              <w:tc>
                <w:tcPr>
                  <w:tcW w:w="1904" w:type="dxa"/>
                  <w:tcBorders>
                    <w:bottom w:val="single" w:sz="12" w:space="0" w:color="auto"/>
                  </w:tcBorders>
                </w:tcPr>
                <w:p w:rsidR="00C4205B" w:rsidRPr="00FB1623" w:rsidRDefault="00C4205B" w:rsidP="009E547F">
                  <w:pPr>
                    <w:rPr>
                      <w:rStyle w:val="StyleArial10pt"/>
                      <w:rFonts w:ascii="Times New Roman" w:hAnsi="Times New Roman"/>
                      <w:b/>
                      <w:sz w:val="24"/>
                    </w:rPr>
                  </w:pPr>
                  <w:r w:rsidRPr="00FB1623">
                    <w:rPr>
                      <w:rStyle w:val="StyleArial10pt"/>
                      <w:rFonts w:ascii="Times New Roman" w:hAnsi="Times New Roman"/>
                      <w:b/>
                      <w:sz w:val="24"/>
                    </w:rPr>
                    <w:t>Click on:</w:t>
                  </w:r>
                </w:p>
              </w:tc>
              <w:tc>
                <w:tcPr>
                  <w:tcW w:w="6056" w:type="dxa"/>
                  <w:tcBorders>
                    <w:bottom w:val="single" w:sz="12" w:space="0" w:color="auto"/>
                  </w:tcBorders>
                  <w:vAlign w:val="bottom"/>
                </w:tcPr>
                <w:p w:rsidR="00C4205B" w:rsidRPr="00FB1623" w:rsidRDefault="00C4205B" w:rsidP="009E547F">
                  <w:pPr>
                    <w:rPr>
                      <w:b/>
                    </w:rPr>
                  </w:pPr>
                  <w:r w:rsidRPr="00FB1623">
                    <w:rPr>
                      <w:b/>
                    </w:rPr>
                    <w:t>To Access:</w:t>
                  </w:r>
                </w:p>
              </w:tc>
            </w:tr>
            <w:tr w:rsidR="00C4205B" w:rsidRPr="00FB1623" w:rsidTr="009E547F">
              <w:tc>
                <w:tcPr>
                  <w:tcW w:w="1904" w:type="dxa"/>
                  <w:tcBorders>
                    <w:top w:val="single" w:sz="12" w:space="0" w:color="auto"/>
                  </w:tcBorders>
                </w:tcPr>
                <w:p w:rsidR="00C4205B" w:rsidRPr="00FB1623" w:rsidRDefault="00C4205B" w:rsidP="009E547F">
                  <w:pPr>
                    <w:rPr>
                      <w:rStyle w:val="StyleArial10pt"/>
                      <w:rFonts w:ascii="Times New Roman" w:hAnsi="Times New Roman"/>
                      <w:sz w:val="24"/>
                    </w:rPr>
                  </w:pPr>
                  <w:r w:rsidRPr="00FB1623">
                    <w:rPr>
                      <w:rStyle w:val="StyleArial10pt"/>
                      <w:rFonts w:ascii="Times New Roman" w:hAnsi="Times New Roman"/>
                      <w:b/>
                      <w:sz w:val="24"/>
                    </w:rPr>
                    <w:t>Student Class Schedule</w:t>
                  </w:r>
                  <w:r w:rsidRPr="00FB1623">
                    <w:rPr>
                      <w:rStyle w:val="StyleArial10pt"/>
                      <w:rFonts w:ascii="Times New Roman" w:hAnsi="Times New Roman"/>
                      <w:sz w:val="24"/>
                    </w:rPr>
                    <w:t xml:space="preserve"> (detailed)</w:t>
                  </w:r>
                </w:p>
              </w:tc>
              <w:tc>
                <w:tcPr>
                  <w:tcW w:w="6056" w:type="dxa"/>
                  <w:tcBorders>
                    <w:top w:val="single" w:sz="12" w:space="0" w:color="auto"/>
                  </w:tcBorders>
                  <w:vAlign w:val="bottom"/>
                </w:tcPr>
                <w:p w:rsidR="00C4205B" w:rsidRPr="00FB1623" w:rsidRDefault="00C4205B" w:rsidP="00603202">
                  <w:r w:rsidRPr="00FB1623">
                    <w:t>Select Term, click on Continue for student’s current or future class schedule by term. Weekly cal</w:t>
                  </w:r>
                  <w:r w:rsidR="00603202" w:rsidRPr="00FB1623">
                    <w:t>endar view is available. Click CANCEL</w:t>
                  </w:r>
                  <w:r w:rsidRPr="00FB1623">
                    <w:t xml:space="preserve"> to exit.</w:t>
                  </w:r>
                </w:p>
              </w:tc>
            </w:tr>
            <w:tr w:rsidR="00C4205B" w:rsidRPr="00FB1623" w:rsidTr="009E547F">
              <w:tc>
                <w:tcPr>
                  <w:tcW w:w="1904" w:type="dxa"/>
                </w:tcPr>
                <w:p w:rsidR="00C4205B" w:rsidRPr="00FB1623" w:rsidRDefault="00C4205B" w:rsidP="009E547F">
                  <w:pPr>
                    <w:rPr>
                      <w:rStyle w:val="StyleArial10pt"/>
                      <w:rFonts w:ascii="Times New Roman" w:hAnsi="Times New Roman"/>
                      <w:b/>
                      <w:sz w:val="24"/>
                    </w:rPr>
                  </w:pPr>
                  <w:r w:rsidRPr="00FB1623">
                    <w:rPr>
                      <w:rStyle w:val="StyleArial10pt"/>
                      <w:rFonts w:ascii="Times New Roman" w:hAnsi="Times New Roman"/>
                      <w:b/>
                      <w:sz w:val="24"/>
                    </w:rPr>
                    <w:t>My Planner</w:t>
                  </w:r>
                </w:p>
              </w:tc>
              <w:tc>
                <w:tcPr>
                  <w:tcW w:w="6056" w:type="dxa"/>
                  <w:vAlign w:val="bottom"/>
                </w:tcPr>
                <w:p w:rsidR="00C4205B" w:rsidRPr="00FB1623" w:rsidRDefault="00C4205B" w:rsidP="009E547F">
                  <w:pPr>
                    <w:rPr>
                      <w:rStyle w:val="StyleArial10pt"/>
                      <w:rFonts w:ascii="Times New Roman" w:hAnsi="Times New Roman"/>
                      <w:sz w:val="24"/>
                    </w:rPr>
                  </w:pPr>
                  <w:r w:rsidRPr="00FB1623">
                    <w:rPr>
                      <w:rStyle w:val="StyleArial10pt"/>
                      <w:rFonts w:ascii="Times New Roman" w:hAnsi="Times New Roman"/>
                      <w:sz w:val="24"/>
                    </w:rPr>
                    <w:t>The student-generated plan of courses for each term.</w:t>
                  </w:r>
                </w:p>
              </w:tc>
            </w:tr>
            <w:tr w:rsidR="00C4205B" w:rsidRPr="00FB1623" w:rsidTr="009E547F">
              <w:tc>
                <w:tcPr>
                  <w:tcW w:w="1904" w:type="dxa"/>
                </w:tcPr>
                <w:p w:rsidR="00C4205B" w:rsidRPr="00FB1623" w:rsidRDefault="00C4205B" w:rsidP="009E547F">
                  <w:pPr>
                    <w:rPr>
                      <w:rStyle w:val="StyleArial10pt"/>
                      <w:rFonts w:ascii="Times New Roman" w:hAnsi="Times New Roman"/>
                      <w:b/>
                      <w:sz w:val="24"/>
                    </w:rPr>
                  </w:pPr>
                  <w:r w:rsidRPr="00FB1623">
                    <w:rPr>
                      <w:rStyle w:val="StyleArial10pt"/>
                      <w:rFonts w:ascii="Times New Roman" w:hAnsi="Times New Roman"/>
                      <w:b/>
                      <w:sz w:val="24"/>
                    </w:rPr>
                    <w:t>Degree Progress</w:t>
                  </w:r>
                </w:p>
                <w:p w:rsidR="00C4205B" w:rsidRPr="00FB1623" w:rsidRDefault="00C4205B" w:rsidP="009E547F">
                  <w:pPr>
                    <w:rPr>
                      <w:rStyle w:val="StyleArial10pt"/>
                      <w:rFonts w:ascii="Times New Roman" w:hAnsi="Times New Roman"/>
                      <w:i/>
                      <w:sz w:val="24"/>
                    </w:rPr>
                  </w:pPr>
                  <w:r w:rsidRPr="00FB1623">
                    <w:rPr>
                      <w:rStyle w:val="StyleArial10pt"/>
                      <w:rFonts w:ascii="Times New Roman" w:hAnsi="Times New Roman"/>
                      <w:i/>
                      <w:sz w:val="24"/>
                    </w:rPr>
                    <w:t>(details below)</w:t>
                  </w:r>
                </w:p>
              </w:tc>
              <w:tc>
                <w:tcPr>
                  <w:tcW w:w="6056" w:type="dxa"/>
                </w:tcPr>
                <w:p w:rsidR="00C4205B" w:rsidRPr="00FB1623" w:rsidRDefault="00C4205B" w:rsidP="009E547F">
                  <w:pPr>
                    <w:rPr>
                      <w:rStyle w:val="StyleArial10pt"/>
                      <w:rFonts w:ascii="Times New Roman" w:hAnsi="Times New Roman"/>
                      <w:sz w:val="24"/>
                    </w:rPr>
                  </w:pPr>
                  <w:r w:rsidRPr="00FB1623">
                    <w:t xml:space="preserve">Academic Advising transcript and report showing student’s progress in GenEd and major/minor requirements. Used for graduation clearance. </w:t>
                  </w:r>
                </w:p>
              </w:tc>
            </w:tr>
            <w:tr w:rsidR="00C4205B" w:rsidRPr="00FB1623" w:rsidTr="009E547F">
              <w:tc>
                <w:tcPr>
                  <w:tcW w:w="1904" w:type="dxa"/>
                </w:tcPr>
                <w:p w:rsidR="00C4205B" w:rsidRPr="007D2800" w:rsidRDefault="00C4205B" w:rsidP="009E547F">
                  <w:pPr>
                    <w:rPr>
                      <w:rStyle w:val="StyleArial10pt"/>
                      <w:rFonts w:ascii="Times New Roman" w:hAnsi="Times New Roman"/>
                      <w:b/>
                      <w:sz w:val="24"/>
                    </w:rPr>
                  </w:pPr>
                  <w:r w:rsidRPr="007D2800">
                    <w:rPr>
                      <w:rStyle w:val="StyleArial10pt"/>
                      <w:rFonts w:ascii="Times New Roman" w:hAnsi="Times New Roman"/>
                      <w:b/>
                      <w:sz w:val="24"/>
                    </w:rPr>
                    <w:t>Academic Requirements</w:t>
                  </w:r>
                </w:p>
              </w:tc>
              <w:tc>
                <w:tcPr>
                  <w:tcW w:w="6056" w:type="dxa"/>
                  <w:vAlign w:val="bottom"/>
                </w:tcPr>
                <w:p w:rsidR="00C4205B" w:rsidRPr="00FB1623" w:rsidRDefault="00C4205B" w:rsidP="009E547F">
                  <w:r w:rsidRPr="00FB1623">
                    <w:t>A display of the GenEd and Major requirements. Completed requirements are collapsed and unsatisfied requirements are expanded.</w:t>
                  </w:r>
                </w:p>
              </w:tc>
            </w:tr>
            <w:tr w:rsidR="00C4205B" w:rsidRPr="00FB1623" w:rsidTr="009E547F">
              <w:tc>
                <w:tcPr>
                  <w:tcW w:w="1904" w:type="dxa"/>
                </w:tcPr>
                <w:p w:rsidR="00C4205B" w:rsidRPr="007D2800" w:rsidRDefault="00C4205B" w:rsidP="009E547F">
                  <w:pPr>
                    <w:rPr>
                      <w:rStyle w:val="StyleArial10pt"/>
                      <w:rFonts w:ascii="Times New Roman" w:hAnsi="Times New Roman"/>
                      <w:b/>
                      <w:sz w:val="24"/>
                    </w:rPr>
                  </w:pPr>
                  <w:r w:rsidRPr="007D2800">
                    <w:rPr>
                      <w:rStyle w:val="StyleArial10pt"/>
                      <w:rFonts w:ascii="Times New Roman" w:hAnsi="Times New Roman"/>
                      <w:b/>
                      <w:sz w:val="24"/>
                    </w:rPr>
                    <w:t>Course History</w:t>
                  </w:r>
                </w:p>
              </w:tc>
              <w:tc>
                <w:tcPr>
                  <w:tcW w:w="6056" w:type="dxa"/>
                  <w:vAlign w:val="bottom"/>
                </w:tcPr>
                <w:p w:rsidR="00C4205B" w:rsidRPr="00FB1623" w:rsidRDefault="00C4205B" w:rsidP="009E547F">
                  <w:r w:rsidRPr="00FB1623">
                    <w:t xml:space="preserve">A sorted list of all courses, including course name, grade, term and status. </w:t>
                  </w:r>
                </w:p>
              </w:tc>
            </w:tr>
            <w:tr w:rsidR="00C4205B" w:rsidRPr="00FB1623" w:rsidTr="009E547F">
              <w:tc>
                <w:tcPr>
                  <w:tcW w:w="1904" w:type="dxa"/>
                </w:tcPr>
                <w:p w:rsidR="00C4205B" w:rsidRPr="007D2800" w:rsidRDefault="00C4205B" w:rsidP="009E547F">
                  <w:pPr>
                    <w:rPr>
                      <w:rStyle w:val="StyleArial10pt"/>
                      <w:rFonts w:ascii="Times New Roman" w:hAnsi="Times New Roman"/>
                      <w:b/>
                      <w:sz w:val="24"/>
                    </w:rPr>
                  </w:pPr>
                  <w:r w:rsidRPr="007D2800">
                    <w:rPr>
                      <w:rStyle w:val="StyleArial10pt"/>
                      <w:rFonts w:ascii="Times New Roman" w:hAnsi="Times New Roman"/>
                      <w:b/>
                      <w:sz w:val="24"/>
                    </w:rPr>
                    <w:t xml:space="preserve">Grades </w:t>
                  </w:r>
                </w:p>
              </w:tc>
              <w:tc>
                <w:tcPr>
                  <w:tcW w:w="6056" w:type="dxa"/>
                  <w:vAlign w:val="bottom"/>
                </w:tcPr>
                <w:p w:rsidR="00C4205B" w:rsidRPr="00FB1623" w:rsidRDefault="00C4205B" w:rsidP="009E547F">
                  <w:pPr>
                    <w:rPr>
                      <w:rStyle w:val="StyleArial10pt"/>
                      <w:rFonts w:ascii="Times New Roman" w:hAnsi="Times New Roman"/>
                      <w:sz w:val="24"/>
                    </w:rPr>
                  </w:pPr>
                  <w:r w:rsidRPr="00FB1623">
                    <w:rPr>
                      <w:rStyle w:val="StyleArial10pt"/>
                      <w:rFonts w:ascii="Times New Roman" w:hAnsi="Times New Roman"/>
                      <w:sz w:val="24"/>
                    </w:rPr>
                    <w:t xml:space="preserve">Class Grades by term. </w:t>
                  </w:r>
                  <w:r w:rsidR="00603202" w:rsidRPr="00FB1623">
                    <w:rPr>
                      <w:rStyle w:val="StyleArial10pt"/>
                      <w:rFonts w:ascii="Times New Roman" w:hAnsi="Times New Roman"/>
                      <w:sz w:val="24"/>
                    </w:rPr>
                    <w:t>Also, Term</w:t>
                  </w:r>
                  <w:r w:rsidRPr="00FB1623">
                    <w:rPr>
                      <w:rStyle w:val="StyleArial10pt"/>
                      <w:rFonts w:ascii="Times New Roman" w:hAnsi="Times New Roman"/>
                      <w:sz w:val="24"/>
                    </w:rPr>
                    <w:t xml:space="preserve"> Statistics, which include</w:t>
                  </w:r>
                  <w:r w:rsidRPr="00FB1623">
                    <w:t xml:space="preserve"> cumulative GPA and Grade Points, and Graded units taken towards GPA and not for GPA.</w:t>
                  </w:r>
                </w:p>
              </w:tc>
            </w:tr>
            <w:tr w:rsidR="00C4205B" w:rsidRPr="00FB1623" w:rsidTr="009E547F">
              <w:tc>
                <w:tcPr>
                  <w:tcW w:w="1904" w:type="dxa"/>
                </w:tcPr>
                <w:p w:rsidR="00C4205B" w:rsidRPr="007D2800" w:rsidRDefault="00C4205B" w:rsidP="009E547F">
                  <w:pPr>
                    <w:rPr>
                      <w:rStyle w:val="StyleArial10pt"/>
                      <w:rFonts w:ascii="Times New Roman" w:hAnsi="Times New Roman"/>
                      <w:b/>
                      <w:sz w:val="24"/>
                    </w:rPr>
                  </w:pPr>
                  <w:r w:rsidRPr="007D2800">
                    <w:rPr>
                      <w:rStyle w:val="StyleArial10pt"/>
                      <w:rFonts w:ascii="Times New Roman" w:hAnsi="Times New Roman"/>
                      <w:b/>
                      <w:sz w:val="24"/>
                    </w:rPr>
                    <w:t>Transcript: View Unofficial</w:t>
                  </w:r>
                </w:p>
              </w:tc>
              <w:tc>
                <w:tcPr>
                  <w:tcW w:w="6056" w:type="dxa"/>
                  <w:vAlign w:val="bottom"/>
                </w:tcPr>
                <w:p w:rsidR="00C4205B" w:rsidRPr="00FB1623" w:rsidRDefault="00C4205B" w:rsidP="009E547F">
                  <w:pPr>
                    <w:rPr>
                      <w:rStyle w:val="StyleArial10pt"/>
                      <w:rFonts w:ascii="Times New Roman" w:hAnsi="Times New Roman"/>
                      <w:sz w:val="24"/>
                    </w:rPr>
                  </w:pPr>
                  <w:r w:rsidRPr="00FB1623">
                    <w:rPr>
                      <w:rStyle w:val="StyleArial10pt"/>
                      <w:rFonts w:ascii="Times New Roman" w:hAnsi="Times New Roman"/>
                      <w:sz w:val="24"/>
                    </w:rPr>
                    <w:t>Academic record of classes, grades, etc. by term. Select Report Type -“</w:t>
                  </w:r>
                  <w:r w:rsidRPr="00FB1623">
                    <w:rPr>
                      <w:rStyle w:val="StyleArial10pt"/>
                      <w:rFonts w:ascii="Times New Roman" w:hAnsi="Times New Roman"/>
                      <w:b/>
                      <w:sz w:val="24"/>
                    </w:rPr>
                    <w:t>Unofficial Transcript”</w:t>
                  </w:r>
                  <w:r w:rsidRPr="00FB1623">
                    <w:rPr>
                      <w:rStyle w:val="StyleArial10pt"/>
                      <w:rFonts w:ascii="Times New Roman" w:hAnsi="Times New Roman"/>
                      <w:sz w:val="24"/>
                    </w:rPr>
                    <w:t>, then click “</w:t>
                  </w:r>
                  <w:r w:rsidRPr="00FB1623">
                    <w:rPr>
                      <w:rStyle w:val="StyleArial10pt"/>
                      <w:rFonts w:ascii="Times New Roman" w:hAnsi="Times New Roman"/>
                      <w:b/>
                      <w:sz w:val="24"/>
                    </w:rPr>
                    <w:t>Go”</w:t>
                  </w:r>
                  <w:r w:rsidRPr="00FB1623">
                    <w:rPr>
                      <w:rStyle w:val="StyleArial10pt"/>
                      <w:rFonts w:ascii="Times New Roman" w:hAnsi="Times New Roman"/>
                      <w:sz w:val="24"/>
                    </w:rPr>
                    <w:t>.</w:t>
                  </w:r>
                </w:p>
              </w:tc>
            </w:tr>
            <w:tr w:rsidR="00C4205B" w:rsidRPr="00FB1623" w:rsidTr="009E547F">
              <w:tc>
                <w:tcPr>
                  <w:tcW w:w="1904" w:type="dxa"/>
                </w:tcPr>
                <w:p w:rsidR="00C4205B" w:rsidRPr="007D2800" w:rsidRDefault="00C4205B" w:rsidP="009E547F">
                  <w:pPr>
                    <w:rPr>
                      <w:rStyle w:val="StyleArial10pt"/>
                      <w:rFonts w:ascii="Times New Roman" w:hAnsi="Times New Roman"/>
                      <w:b/>
                      <w:sz w:val="24"/>
                    </w:rPr>
                  </w:pPr>
                  <w:r w:rsidRPr="007D2800">
                    <w:rPr>
                      <w:rStyle w:val="StyleArial10pt"/>
                      <w:rFonts w:ascii="Times New Roman" w:hAnsi="Times New Roman"/>
                      <w:b/>
                      <w:sz w:val="24"/>
                    </w:rPr>
                    <w:t>Transfer Credit Report</w:t>
                  </w:r>
                </w:p>
              </w:tc>
              <w:tc>
                <w:tcPr>
                  <w:tcW w:w="6056" w:type="dxa"/>
                  <w:vAlign w:val="bottom"/>
                </w:tcPr>
                <w:p w:rsidR="00C4205B" w:rsidRPr="00FB1623" w:rsidRDefault="00C4205B" w:rsidP="009E547F">
                  <w:pPr>
                    <w:rPr>
                      <w:rStyle w:val="StyleArial10pt"/>
                      <w:rFonts w:ascii="Times New Roman" w:hAnsi="Times New Roman"/>
                      <w:sz w:val="24"/>
                    </w:rPr>
                  </w:pPr>
                  <w:r w:rsidRPr="00FB1623">
                    <w:t xml:space="preserve">Transfer Courses accepted by TU and their Towson course equivalent sorted by each transfer institution. </w:t>
                  </w:r>
                  <w:r w:rsidRPr="00FB1623">
                    <w:rPr>
                      <w:rStyle w:val="StyleArial10pt"/>
                      <w:rFonts w:ascii="Times New Roman" w:hAnsi="Times New Roman"/>
                      <w:sz w:val="24"/>
                    </w:rPr>
                    <w:t>Click on "</w:t>
                  </w:r>
                  <w:r w:rsidRPr="00FB1623">
                    <w:rPr>
                      <w:rStyle w:val="StyleArial10pt"/>
                      <w:rFonts w:ascii="Times New Roman" w:hAnsi="Times New Roman"/>
                      <w:b/>
                      <w:sz w:val="24"/>
                    </w:rPr>
                    <w:t>View All</w:t>
                  </w:r>
                  <w:r w:rsidRPr="00FB1623">
                    <w:rPr>
                      <w:rStyle w:val="StyleArial10pt"/>
                      <w:rFonts w:ascii="Times New Roman" w:hAnsi="Times New Roman"/>
                      <w:sz w:val="24"/>
                    </w:rPr>
                    <w:t>" for all institutions.</w:t>
                  </w:r>
                </w:p>
              </w:tc>
            </w:tr>
          </w:tbl>
          <w:p w:rsidR="00C4205B" w:rsidRPr="00FB1623" w:rsidRDefault="00C4205B" w:rsidP="009E547F">
            <w:pPr>
              <w:rPr>
                <w:rStyle w:val="StyleArial10pt"/>
                <w:rFonts w:ascii="Times New Roman" w:hAnsi="Times New Roman"/>
                <w:b/>
                <w:sz w:val="24"/>
              </w:rPr>
            </w:pPr>
          </w:p>
        </w:tc>
      </w:tr>
      <w:tr w:rsidR="00C4205B" w:rsidRPr="00FB1623" w:rsidTr="00910096">
        <w:trPr>
          <w:cantSplit/>
          <w:trHeight w:val="1027"/>
        </w:trPr>
        <w:tc>
          <w:tcPr>
            <w:tcW w:w="1143" w:type="pct"/>
            <w:tcBorders>
              <w:top w:val="single" w:sz="4" w:space="0" w:color="auto"/>
              <w:bottom w:val="doub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View Advisee’s Degree Progress Report:</w:t>
            </w:r>
          </w:p>
          <w:p w:rsidR="00C4205B" w:rsidRPr="00FB1623" w:rsidRDefault="00C4205B" w:rsidP="009E547F">
            <w:pPr>
              <w:autoSpaceDE w:val="0"/>
              <w:autoSpaceDN w:val="0"/>
              <w:adjustRightInd w:val="0"/>
              <w:rPr>
                <w:rStyle w:val="StyleArial10pt"/>
                <w:rFonts w:ascii="Times New Roman" w:hAnsi="Times New Roman"/>
                <w:sz w:val="24"/>
              </w:rPr>
            </w:pPr>
          </w:p>
        </w:tc>
        <w:tc>
          <w:tcPr>
            <w:tcW w:w="3857" w:type="pct"/>
            <w:tcBorders>
              <w:top w:val="single" w:sz="4" w:space="0" w:color="auto"/>
              <w:left w:val="single" w:sz="4" w:space="0" w:color="auto"/>
              <w:bottom w:val="double" w:sz="4" w:space="0" w:color="auto"/>
            </w:tcBorders>
            <w:shd w:val="clear" w:color="auto" w:fill="auto"/>
          </w:tcPr>
          <w:p w:rsidR="00C4205B" w:rsidRPr="00FB1623" w:rsidRDefault="00C4205B" w:rsidP="00212E80">
            <w:pPr>
              <w:numPr>
                <w:ilvl w:val="0"/>
                <w:numId w:val="29"/>
              </w:numPr>
            </w:pPr>
            <w:r w:rsidRPr="00FB1623">
              <w:rPr>
                <w:rStyle w:val="StyleArial10pt"/>
                <w:rFonts w:ascii="Times New Roman" w:hAnsi="Times New Roman"/>
                <w:sz w:val="24"/>
              </w:rPr>
              <w:t>After selecting the advisee’s ID,</w:t>
            </w:r>
            <w:r w:rsidRPr="00FB1623">
              <w:rPr>
                <w:rStyle w:val="StyleArial10pt"/>
                <w:rFonts w:ascii="Times New Roman" w:hAnsi="Times New Roman"/>
                <w:b/>
                <w:sz w:val="24"/>
              </w:rPr>
              <w:t xml:space="preserve"> </w:t>
            </w:r>
            <w:r w:rsidRPr="00FB1623">
              <w:rPr>
                <w:b/>
              </w:rPr>
              <w:t>click</w:t>
            </w:r>
            <w:r w:rsidRPr="00FB1623">
              <w:t xml:space="preserve"> </w:t>
            </w:r>
            <w:r w:rsidRPr="00FB1623">
              <w:rPr>
                <w:b/>
                <w:color w:val="000080"/>
                <w:u w:val="single"/>
              </w:rPr>
              <w:t>View Student Details</w:t>
            </w:r>
            <w:r w:rsidRPr="00FB1623">
              <w:rPr>
                <w:rStyle w:val="StyleArial10pt"/>
                <w:rFonts w:ascii="Times New Roman" w:hAnsi="Times New Roman"/>
                <w:b/>
                <w:sz w:val="24"/>
              </w:rPr>
              <w:t xml:space="preserve"> </w:t>
            </w:r>
            <w:r w:rsidRPr="00FB1623">
              <w:t>on the line with the student’s name.</w:t>
            </w:r>
          </w:p>
          <w:p w:rsidR="00C4205B" w:rsidRPr="00FB1623" w:rsidRDefault="00C4205B" w:rsidP="00212E80">
            <w:pPr>
              <w:numPr>
                <w:ilvl w:val="0"/>
                <w:numId w:val="29"/>
              </w:numPr>
            </w:pPr>
            <w:r w:rsidRPr="00FB1623">
              <w:t xml:space="preserve">In </w:t>
            </w:r>
            <w:r w:rsidRPr="00FB1623">
              <w:rPr>
                <w:b/>
              </w:rPr>
              <w:t>Student Center</w:t>
            </w:r>
            <w:r w:rsidRPr="00FB1623">
              <w:t xml:space="preserve"> click on </w:t>
            </w:r>
            <w:r w:rsidRPr="00FB1623">
              <w:rPr>
                <w:b/>
                <w:bCs/>
              </w:rPr>
              <w:t xml:space="preserve">Degree Progress Report. </w:t>
            </w:r>
            <w:r w:rsidRPr="00FB1623">
              <w:rPr>
                <w:bCs/>
              </w:rPr>
              <w:t>In</w:t>
            </w:r>
            <w:r w:rsidRPr="00FB1623">
              <w:t xml:space="preserve"> drop-down menu for </w:t>
            </w:r>
            <w:r w:rsidRPr="00FB1623">
              <w:rPr>
                <w:b/>
                <w:bCs/>
              </w:rPr>
              <w:t xml:space="preserve">Academic Institution, select Towson University </w:t>
            </w:r>
            <w:r w:rsidRPr="00FB1623">
              <w:rPr>
                <w:bCs/>
              </w:rPr>
              <w:t>and</w:t>
            </w:r>
            <w:r w:rsidRPr="00FB1623">
              <w:rPr>
                <w:b/>
                <w:bCs/>
              </w:rPr>
              <w:t xml:space="preserve"> 1. Degree Progress Report in Report Type </w:t>
            </w:r>
          </w:p>
          <w:p w:rsidR="00C4205B" w:rsidRPr="00FB1623" w:rsidRDefault="00C4205B" w:rsidP="00212E80">
            <w:pPr>
              <w:numPr>
                <w:ilvl w:val="0"/>
                <w:numId w:val="29"/>
              </w:numPr>
            </w:pPr>
            <w:r w:rsidRPr="00FB1623">
              <w:rPr>
                <w:rStyle w:val="StyleArial10pt"/>
                <w:rFonts w:ascii="Times New Roman" w:hAnsi="Times New Roman"/>
                <w:sz w:val="24"/>
              </w:rPr>
              <w:t>Click "</w:t>
            </w:r>
            <w:r w:rsidRPr="00FB1623">
              <w:rPr>
                <w:rStyle w:val="StyleArial10pt"/>
                <w:rFonts w:ascii="Times New Roman" w:hAnsi="Times New Roman"/>
                <w:b/>
                <w:sz w:val="24"/>
              </w:rPr>
              <w:t>Go.”  “</w:t>
            </w:r>
            <w:r w:rsidRPr="00FB1623">
              <w:rPr>
                <w:rStyle w:val="StyleArial10pt"/>
                <w:rFonts w:ascii="Times New Roman" w:hAnsi="Times New Roman"/>
                <w:b/>
                <w:i/>
                <w:color w:val="800000"/>
                <w:sz w:val="24"/>
              </w:rPr>
              <w:t>Processing</w:t>
            </w:r>
            <w:r w:rsidRPr="00FB1623">
              <w:rPr>
                <w:rStyle w:val="StyleArial10pt"/>
                <w:rFonts w:ascii="Times New Roman" w:hAnsi="Times New Roman"/>
                <w:b/>
                <w:sz w:val="24"/>
              </w:rPr>
              <w:t xml:space="preserve">” </w:t>
            </w:r>
            <w:r w:rsidRPr="00FB1623">
              <w:rPr>
                <w:rStyle w:val="StyleArial10pt"/>
                <w:rFonts w:ascii="Times New Roman" w:hAnsi="Times New Roman"/>
                <w:sz w:val="24"/>
              </w:rPr>
              <w:t>signals retrieval of student’s report.</w:t>
            </w:r>
            <w:r w:rsidRPr="00FB1623">
              <w:t xml:space="preserve"> </w:t>
            </w:r>
          </w:p>
        </w:tc>
      </w:tr>
      <w:tr w:rsidR="00C4205B" w:rsidRPr="00FB1623" w:rsidTr="00910096">
        <w:trPr>
          <w:cantSplit/>
          <w:trHeight w:val="530"/>
        </w:trPr>
        <w:tc>
          <w:tcPr>
            <w:tcW w:w="1143" w:type="pct"/>
            <w:tcBorders>
              <w:top w:val="double" w:sz="4" w:space="0" w:color="auto"/>
              <w:bottom w:val="doub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sz w:val="24"/>
              </w:rPr>
            </w:pPr>
            <w:r w:rsidRPr="00FB1623">
              <w:rPr>
                <w:b/>
                <w:bCs/>
              </w:rPr>
              <w:t>Print a Copy of a Report</w:t>
            </w:r>
          </w:p>
        </w:tc>
        <w:tc>
          <w:tcPr>
            <w:tcW w:w="3857" w:type="pct"/>
            <w:tcBorders>
              <w:top w:val="double" w:sz="4" w:space="0" w:color="auto"/>
              <w:left w:val="single" w:sz="4" w:space="0" w:color="auto"/>
              <w:bottom w:val="double" w:sz="4" w:space="0" w:color="auto"/>
            </w:tcBorders>
            <w:shd w:val="clear" w:color="auto" w:fill="auto"/>
          </w:tcPr>
          <w:p w:rsidR="00C4205B" w:rsidRPr="00FB1623" w:rsidRDefault="00C4205B" w:rsidP="009E547F">
            <w:r w:rsidRPr="00FB1623">
              <w:t xml:space="preserve">Select </w:t>
            </w:r>
            <w:r w:rsidRPr="00FB1623">
              <w:rPr>
                <w:b/>
                <w:bCs/>
              </w:rPr>
              <w:t>File</w:t>
            </w:r>
            <w:r w:rsidRPr="00FB1623">
              <w:t xml:space="preserve"> &gt; </w:t>
            </w:r>
            <w:r w:rsidRPr="00FB1623">
              <w:rPr>
                <w:b/>
                <w:bCs/>
              </w:rPr>
              <w:t>Print</w:t>
            </w:r>
            <w:r w:rsidRPr="00FB1623">
              <w:t xml:space="preserve"> from your browser menu. </w:t>
            </w:r>
          </w:p>
          <w:p w:rsidR="00C4205B" w:rsidRPr="00FB1623" w:rsidRDefault="00C4205B" w:rsidP="009E547F">
            <w:pPr>
              <w:rPr>
                <w:rStyle w:val="StyleArial10pt"/>
                <w:rFonts w:ascii="Times New Roman" w:hAnsi="Times New Roman"/>
                <w:sz w:val="24"/>
              </w:rPr>
            </w:pPr>
            <w:r w:rsidRPr="00FB1623">
              <w:t xml:space="preserve">In the print window, click the </w:t>
            </w:r>
            <w:r w:rsidRPr="00FB1623">
              <w:rPr>
                <w:b/>
                <w:bCs/>
              </w:rPr>
              <w:t>Print</w:t>
            </w:r>
            <w:r w:rsidRPr="00FB1623">
              <w:t xml:space="preserve"> button, then the </w:t>
            </w:r>
            <w:r w:rsidRPr="00FB1623">
              <w:rPr>
                <w:b/>
              </w:rPr>
              <w:t>OK</w:t>
            </w:r>
            <w:r w:rsidRPr="00FB1623">
              <w:t xml:space="preserve"> button. </w:t>
            </w:r>
          </w:p>
        </w:tc>
      </w:tr>
      <w:tr w:rsidR="00C4205B" w:rsidRPr="00FB1623" w:rsidTr="00910096">
        <w:trPr>
          <w:cantSplit/>
        </w:trPr>
        <w:tc>
          <w:tcPr>
            <w:tcW w:w="1143" w:type="pct"/>
            <w:tcBorders>
              <w:top w:val="doub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Task</w:t>
            </w:r>
          </w:p>
        </w:tc>
        <w:tc>
          <w:tcPr>
            <w:tcW w:w="3857" w:type="pct"/>
            <w:tcBorders>
              <w:top w:val="double" w:sz="4" w:space="0" w:color="auto"/>
              <w:left w:val="single" w:sz="4" w:space="0" w:color="auto"/>
              <w:bottom w:val="single" w:sz="4" w:space="0" w:color="auto"/>
            </w:tcBorders>
            <w:shd w:val="clear" w:color="auto" w:fill="auto"/>
          </w:tcPr>
          <w:p w:rsidR="00C4205B" w:rsidRPr="00FB1623" w:rsidRDefault="00C4205B" w:rsidP="009E547F">
            <w:pPr>
              <w:rPr>
                <w:b/>
                <w:bCs/>
              </w:rPr>
            </w:pPr>
            <w:r w:rsidRPr="00FB1623">
              <w:rPr>
                <w:b/>
                <w:bCs/>
              </w:rPr>
              <w:t>Procedure</w:t>
            </w:r>
          </w:p>
        </w:tc>
      </w:tr>
      <w:tr w:rsidR="00C4205B" w:rsidRPr="00FB1623" w:rsidTr="00910096">
        <w:trPr>
          <w:cantSplit/>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b/>
              </w:rPr>
              <w:t xml:space="preserve">Find Student’s Information on the Degree Progress Report </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sz w:val="24"/>
              </w:rPr>
            </w:pPr>
            <w:r w:rsidRPr="00FB1623">
              <w:rPr>
                <w:u w:val="single"/>
              </w:rPr>
              <w:t>Program</w:t>
            </w:r>
            <w:r w:rsidRPr="00FB1623">
              <w:t xml:space="preserve"> and</w:t>
            </w:r>
            <w:r w:rsidRPr="00FB1623">
              <w:rPr>
                <w:u w:val="single"/>
              </w:rPr>
              <w:t xml:space="preserve"> major</w:t>
            </w:r>
            <w:r w:rsidRPr="00FB1623">
              <w:t>: top of report under</w:t>
            </w:r>
            <w:r w:rsidRPr="00FB1623">
              <w:rPr>
                <w:b/>
              </w:rPr>
              <w:t xml:space="preserve"> </w:t>
            </w:r>
            <w:r w:rsidRPr="00FB1623">
              <w:t>Academic Program History.</w:t>
            </w:r>
          </w:p>
          <w:p w:rsidR="00C4205B" w:rsidRPr="00FB1623" w:rsidRDefault="00C4205B" w:rsidP="009E547F">
            <w:pPr>
              <w:autoSpaceDE w:val="0"/>
              <w:autoSpaceDN w:val="0"/>
              <w:adjustRightInd w:val="0"/>
              <w:rPr>
                <w:rStyle w:val="StyleArial10pt"/>
                <w:rFonts w:ascii="Times New Roman" w:hAnsi="Times New Roman"/>
                <w:sz w:val="24"/>
              </w:rPr>
            </w:pPr>
            <w:r w:rsidRPr="00FB1623">
              <w:rPr>
                <w:rStyle w:val="StyleArial10pt"/>
                <w:rFonts w:ascii="Times New Roman" w:hAnsi="Times New Roman"/>
                <w:sz w:val="24"/>
              </w:rPr>
              <w:t>Catalog Year: under Basis of Admission section.</w:t>
            </w:r>
          </w:p>
          <w:p w:rsidR="00C4205B" w:rsidRPr="00FB1623" w:rsidRDefault="00C4205B" w:rsidP="009E547F">
            <w:pPr>
              <w:autoSpaceDE w:val="0"/>
              <w:autoSpaceDN w:val="0"/>
              <w:adjustRightInd w:val="0"/>
              <w:rPr>
                <w:rStyle w:val="StyleArial10pt"/>
                <w:rFonts w:ascii="Times New Roman" w:hAnsi="Times New Roman"/>
                <w:sz w:val="24"/>
              </w:rPr>
            </w:pPr>
            <w:r w:rsidRPr="00FB1623">
              <w:rPr>
                <w:rStyle w:val="StyleArial10pt"/>
                <w:rFonts w:ascii="Times New Roman" w:hAnsi="Times New Roman"/>
                <w:sz w:val="24"/>
              </w:rPr>
              <w:t>Total Credits and Cum GPA: end of Undergraduate Record section.</w:t>
            </w:r>
          </w:p>
          <w:p w:rsidR="00C4205B" w:rsidRPr="00FB1623" w:rsidRDefault="00C4205B" w:rsidP="00DD1768">
            <w:pPr>
              <w:autoSpaceDE w:val="0"/>
              <w:autoSpaceDN w:val="0"/>
              <w:adjustRightInd w:val="0"/>
              <w:rPr>
                <w:rStyle w:val="StyleArial10pt"/>
                <w:rFonts w:ascii="Times New Roman" w:hAnsi="Times New Roman"/>
                <w:sz w:val="24"/>
              </w:rPr>
            </w:pPr>
            <w:r w:rsidRPr="00FB1623">
              <w:rPr>
                <w:rStyle w:val="StyleArial10pt"/>
                <w:rFonts w:ascii="Times New Roman" w:hAnsi="Times New Roman"/>
                <w:sz w:val="24"/>
              </w:rPr>
              <w:t>GenEd not completed: in Ac</w:t>
            </w:r>
            <w:r w:rsidRPr="00FB1623">
              <w:t xml:space="preserve">ademic Advisement Report section, </w:t>
            </w:r>
            <w:r w:rsidRPr="00FB1623">
              <w:rPr>
                <w:rStyle w:val="StyleArial10pt"/>
                <w:rFonts w:ascii="Times New Roman" w:hAnsi="Times New Roman"/>
                <w:sz w:val="24"/>
              </w:rPr>
              <w:t xml:space="preserve">indicated by </w:t>
            </w:r>
            <w:smartTag w:uri="urn:schemas-microsoft-com:office:smarttags" w:element="stockticker">
              <w:r w:rsidRPr="00FB1623">
                <w:rPr>
                  <w:rStyle w:val="StyleArial10pt"/>
                  <w:rFonts w:ascii="Times New Roman" w:hAnsi="Times New Roman"/>
                  <w:sz w:val="24"/>
                </w:rPr>
                <w:t>BOLD</w:t>
              </w:r>
            </w:smartTag>
            <w:r w:rsidRPr="00FB1623">
              <w:rPr>
                <w:rStyle w:val="StyleArial10pt"/>
                <w:rFonts w:ascii="Times New Roman" w:hAnsi="Times New Roman"/>
                <w:sz w:val="24"/>
              </w:rPr>
              <w:t xml:space="preserve"> ”</w:t>
            </w:r>
            <w:r w:rsidRPr="00FB1623">
              <w:rPr>
                <w:color w:val="FF0000"/>
              </w:rPr>
              <w:t>Requirement Not Satisfied</w:t>
            </w:r>
            <w:r w:rsidRPr="00FB1623">
              <w:t>”</w:t>
            </w:r>
          </w:p>
        </w:tc>
      </w:tr>
      <w:tr w:rsidR="00C4205B" w:rsidRPr="00FB1623" w:rsidTr="00910096">
        <w:trPr>
          <w:cantSplit/>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Understand the meaning of the symbols</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pPr>
              <w:autoSpaceDE w:val="0"/>
              <w:autoSpaceDN w:val="0"/>
              <w:adjustRightInd w:val="0"/>
            </w:pPr>
            <w:r w:rsidRPr="00FB1623">
              <w:rPr>
                <w:rStyle w:val="StyleArial10pt"/>
                <w:rFonts w:ascii="Times New Roman" w:hAnsi="Times New Roman"/>
                <w:sz w:val="24"/>
              </w:rPr>
              <w:t xml:space="preserve">This </w:t>
            </w:r>
            <w:r w:rsidR="005B1A94" w:rsidRPr="00FB1623">
              <w:rPr>
                <w:noProof/>
              </w:rPr>
              <w:drawing>
                <wp:inline distT="0" distB="0" distL="0" distR="0">
                  <wp:extent cx="133350" cy="152400"/>
                  <wp:effectExtent l="0" t="0" r="0" b="0"/>
                  <wp:docPr id="5" name="Picture 5" descr="Negative Service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gative Service Indicators"/>
                          <pic:cNvPicPr>
                            <a:picLocks noChangeAspect="1" noChangeArrowheads="1"/>
                          </pic:cNvPicPr>
                        </pic:nvPicPr>
                        <pic:blipFill>
                          <a:blip r:embed="rId61"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FB1623">
              <w:t xml:space="preserve"> </w:t>
            </w:r>
            <w:r w:rsidRPr="00FB1623">
              <w:rPr>
                <w:rStyle w:val="StyleArial10pt"/>
                <w:rFonts w:ascii="Times New Roman" w:hAnsi="Times New Roman"/>
                <w:sz w:val="24"/>
              </w:rPr>
              <w:t>Negative Service Indicator signifies a Registration HOLD for advising, etc.  Other icons are:</w:t>
            </w:r>
          </w:p>
          <w:p w:rsidR="00C4205B" w:rsidRPr="00FB1623" w:rsidRDefault="005B1A94" w:rsidP="009E547F">
            <w:pPr>
              <w:autoSpaceDE w:val="0"/>
              <w:autoSpaceDN w:val="0"/>
              <w:adjustRightInd w:val="0"/>
              <w:rPr>
                <w:rStyle w:val="StyleArial10pt"/>
                <w:rFonts w:ascii="Times New Roman" w:hAnsi="Times New Roman"/>
                <w:sz w:val="24"/>
              </w:rPr>
            </w:pPr>
            <w:r w:rsidRPr="00FB1623">
              <w:rPr>
                <w:noProof/>
              </w:rPr>
              <w:drawing>
                <wp:inline distT="0" distB="0" distL="0" distR="0">
                  <wp:extent cx="152400" cy="152400"/>
                  <wp:effectExtent l="19050" t="0" r="0" b="0"/>
                  <wp:docPr id="6" name="Picture 6" descr="Positive Service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itive Service Indicators"/>
                          <pic:cNvPicPr>
                            <a:picLocks noChangeAspect="1" noChangeArrowheads="1"/>
                          </pic:cNvPicPr>
                        </pic:nvPicPr>
                        <pic:blipFill>
                          <a:blip r:embed="rId6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C4205B" w:rsidRPr="00FB1623">
              <w:rPr>
                <w:rStyle w:val="StyleArial10pt"/>
                <w:rFonts w:ascii="Times New Roman" w:hAnsi="Times New Roman"/>
                <w:sz w:val="24"/>
              </w:rPr>
              <w:t xml:space="preserve">     Positive Service Indicator: Athlete, Honors College, etc.</w:t>
            </w:r>
          </w:p>
          <w:p w:rsidR="00C4205B" w:rsidRPr="00FB1623" w:rsidRDefault="005B1A94" w:rsidP="009E547F">
            <w:pPr>
              <w:autoSpaceDE w:val="0"/>
              <w:autoSpaceDN w:val="0"/>
              <w:adjustRightInd w:val="0"/>
              <w:rPr>
                <w:rStyle w:val="StyleArial10pt"/>
                <w:rFonts w:ascii="Times New Roman" w:hAnsi="Times New Roman"/>
                <w:sz w:val="24"/>
              </w:rPr>
            </w:pPr>
            <w:r w:rsidRPr="00FB1623">
              <w:rPr>
                <w:noProof/>
              </w:rPr>
              <w:drawing>
                <wp:inline distT="0" distB="0" distL="0" distR="0">
                  <wp:extent cx="152400" cy="142875"/>
                  <wp:effectExtent l="0" t="0" r="0" b="0"/>
                  <wp:docPr id="7" name="Picture 7" descr="Academic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ademic Information"/>
                          <pic:cNvPicPr>
                            <a:picLocks noChangeAspect="1" noChangeArrowheads="1"/>
                          </pic:cNvPicPr>
                        </pic:nvPicPr>
                        <pic:blipFill>
                          <a:blip r:embed="rId63" cstate="print"/>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00C4205B" w:rsidRPr="00FB1623">
              <w:rPr>
                <w:rStyle w:val="StyleArial10pt"/>
                <w:rFonts w:ascii="Times New Roman" w:hAnsi="Times New Roman"/>
                <w:sz w:val="24"/>
              </w:rPr>
              <w:t xml:space="preserve">     Academic Information: BS/BA, Major, Concentration/Track, etc. </w:t>
            </w:r>
          </w:p>
          <w:p w:rsidR="00C4205B" w:rsidRPr="00FB1623" w:rsidRDefault="005B1A94" w:rsidP="009E547F">
            <w:r w:rsidRPr="00FB1623">
              <w:rPr>
                <w:noProof/>
              </w:rPr>
              <w:drawing>
                <wp:inline distT="0" distB="0" distL="0" distR="0">
                  <wp:extent cx="152400" cy="152400"/>
                  <wp:effectExtent l="19050" t="0" r="0" b="0"/>
                  <wp:docPr id="8" name="Picture 8" descr="FE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RPA"/>
                          <pic:cNvPicPr>
                            <a:picLocks noChangeAspect="1" noChangeArrowheads="1"/>
                          </pic:cNvPicPr>
                        </pic:nvPicPr>
                        <pic:blipFill>
                          <a:blip r:embed="rId6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C4205B" w:rsidRPr="00FB1623">
              <w:t xml:space="preserve">     FERPA Restrictions Apply: No Data Releasable</w:t>
            </w:r>
          </w:p>
        </w:tc>
      </w:tr>
      <w:tr w:rsidR="00C4205B" w:rsidRPr="00FB1623" w:rsidTr="00910096">
        <w:trPr>
          <w:cantSplit/>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rPr>
                <w:b/>
              </w:rPr>
            </w:pPr>
            <w:r w:rsidRPr="00FB1623">
              <w:rPr>
                <w:b/>
              </w:rPr>
              <w:t>Remove the Academic Advising Hold</w:t>
            </w:r>
          </w:p>
          <w:p w:rsidR="00C4205B" w:rsidRPr="00FB1623" w:rsidRDefault="00C4205B" w:rsidP="009E547F">
            <w:pPr>
              <w:rPr>
                <w:b/>
              </w:rPr>
            </w:pP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sz w:val="24"/>
              </w:rPr>
              <w:t>On the Student Center</w:t>
            </w:r>
            <w:r w:rsidR="00603202" w:rsidRPr="00FB1623">
              <w:rPr>
                <w:rStyle w:val="StyleArial10pt"/>
                <w:rFonts w:ascii="Times New Roman" w:hAnsi="Times New Roman"/>
                <w:sz w:val="24"/>
              </w:rPr>
              <w:t xml:space="preserve"> page,</w:t>
            </w:r>
            <w:r w:rsidRPr="00FB1623">
              <w:rPr>
                <w:rStyle w:val="StyleArial10pt"/>
                <w:rFonts w:ascii="Times New Roman" w:hAnsi="Times New Roman"/>
                <w:sz w:val="24"/>
              </w:rPr>
              <w:t xml:space="preserve"> click on the </w:t>
            </w:r>
            <w:r w:rsidRPr="00FB1623">
              <w:t xml:space="preserve">Hold </w:t>
            </w:r>
            <w:r w:rsidR="005B1A94" w:rsidRPr="00FB1623">
              <w:rPr>
                <w:noProof/>
              </w:rPr>
              <w:drawing>
                <wp:inline distT="0" distB="0" distL="0" distR="0">
                  <wp:extent cx="133350" cy="152400"/>
                  <wp:effectExtent l="0" t="0" r="0" b="0"/>
                  <wp:docPr id="9" name="Picture 9" descr="Negative Service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Service Indicators"/>
                          <pic:cNvPicPr>
                            <a:picLocks noChangeAspect="1" noChangeArrowheads="1"/>
                          </pic:cNvPicPr>
                        </pic:nvPicPr>
                        <pic:blipFill>
                          <a:blip r:embed="rId61"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FB1623">
              <w:t xml:space="preserve"> ic</w:t>
            </w:r>
            <w:r w:rsidRPr="00FB1623">
              <w:rPr>
                <w:rStyle w:val="StyleArial10pt"/>
                <w:rFonts w:ascii="Times New Roman" w:hAnsi="Times New Roman"/>
                <w:sz w:val="24"/>
              </w:rPr>
              <w:t>on. Click on</w:t>
            </w:r>
            <w:bookmarkStart w:id="22" w:name="SRVC_IND_CODE$0"/>
            <w:r w:rsidRPr="00FB1623">
              <w:rPr>
                <w:rStyle w:val="StyleArial10pt"/>
                <w:rFonts w:ascii="Times New Roman" w:hAnsi="Times New Roman"/>
                <w:sz w:val="24"/>
              </w:rPr>
              <w:t xml:space="preserve"> </w:t>
            </w:r>
            <w:hyperlink r:id="rId65" w:tooltip="Service Indicator Cd" w:history="1">
              <w:r w:rsidRPr="00FB1623">
                <w:rPr>
                  <w:rStyle w:val="Hyperlink"/>
                  <w:b/>
                </w:rPr>
                <w:t>ADV</w:t>
              </w:r>
            </w:hyperlink>
            <w:bookmarkEnd w:id="22"/>
            <w:r w:rsidRPr="00FB1623">
              <w:t xml:space="preserve"> code for Academic Advising Hold, </w:t>
            </w:r>
            <w:r w:rsidRPr="00FB1623">
              <w:rPr>
                <w:rStyle w:val="pseditboxdisponly"/>
              </w:rPr>
              <w:t xml:space="preserve">Intentional Advising Program (IAP). </w:t>
            </w:r>
            <w:bookmarkStart w:id="23" w:name="$ICField11$delete$0$$0"/>
            <w:r w:rsidRPr="00FB1623">
              <w:rPr>
                <w:rStyle w:val="StyleArial10pt"/>
                <w:rFonts w:ascii="Times New Roman" w:hAnsi="Times New Roman"/>
                <w:sz w:val="24"/>
              </w:rPr>
              <w:t xml:space="preserve">Click the </w:t>
            </w:r>
            <w:r w:rsidR="00B0536E" w:rsidRPr="00B0536E">
              <w:rPr>
                <w:noProof/>
              </w:rPr>
              <w:pict>
                <v:shape id="_x0000_s1042" type="#_x0000_t202" style="position:absolute;margin-left:0;margin-top:0;width:43.9pt;height:9.95pt;z-index:251665408;mso-position-horizontal-relative:char;mso-position-vertical-relative:line" wrapcoords="-270 -900 -270 20700 21870 20700 21870 -900 -270 -900" fillcolor="#ff9">
                  <v:textbox style="mso-next-textbox:#_x0000_s1042;mso-fit-shape-to-text:t" inset="0,0,0,0">
                    <w:txbxContent>
                      <w:p w:rsidR="005F4649" w:rsidRPr="004137DA" w:rsidRDefault="005F4649" w:rsidP="00C4205B">
                        <w:pPr>
                          <w:shd w:val="clear" w:color="auto" w:fill="FFFF99"/>
                          <w:rPr>
                            <w:rFonts w:ascii="Arial" w:hAnsi="Arial" w:cs="Arial"/>
                            <w:sz w:val="16"/>
                            <w:szCs w:val="16"/>
                          </w:rPr>
                        </w:pPr>
                        <w:r>
                          <w:rPr>
                            <w:b/>
                            <w:sz w:val="18"/>
                            <w:szCs w:val="18"/>
                          </w:rPr>
                          <w:t xml:space="preserve"> </w:t>
                        </w:r>
                        <w:r w:rsidRPr="004137DA">
                          <w:rPr>
                            <w:rFonts w:ascii="Arial" w:hAnsi="Arial" w:cs="Arial"/>
                            <w:sz w:val="16"/>
                            <w:szCs w:val="16"/>
                          </w:rPr>
                          <w:t>Release</w:t>
                        </w:r>
                      </w:p>
                    </w:txbxContent>
                  </v:textbox>
                </v:shape>
              </w:pict>
            </w:r>
            <w:r w:rsidR="00B0536E" w:rsidRPr="00B0536E">
              <w:rPr>
                <w:rStyle w:val="StyleArial10pt"/>
                <w:rFonts w:ascii="Times New Roman" w:hAnsi="Times New Roman"/>
                <w:sz w:val="24"/>
              </w:rPr>
              <w:pict>
                <v:shape id="_x0000_i1025" type="#_x0000_t75" style="width:43.5pt;height:9pt">
                  <v:imagedata croptop="-65520f" cropbottom="65520f"/>
                </v:shape>
              </w:pict>
            </w:r>
            <w:r w:rsidRPr="00FB1623">
              <w:rPr>
                <w:rStyle w:val="StyleArial10pt"/>
                <w:rFonts w:ascii="Times New Roman" w:hAnsi="Times New Roman"/>
                <w:sz w:val="24"/>
              </w:rPr>
              <w:t xml:space="preserve">  button.</w:t>
            </w:r>
            <w:bookmarkEnd w:id="23"/>
            <w:r w:rsidRPr="00FB1623">
              <w:rPr>
                <w:rStyle w:val="StyleArial10pt"/>
                <w:rFonts w:ascii="Times New Roman" w:hAnsi="Times New Roman"/>
                <w:sz w:val="24"/>
              </w:rPr>
              <w:t xml:space="preserve"> Click </w:t>
            </w:r>
            <w:bookmarkStart w:id="24" w:name="#ICSave"/>
            <w:r w:rsidR="005B1A94" w:rsidRPr="00FB1623">
              <w:rPr>
                <w:noProof/>
                <w:color w:val="0000FF"/>
              </w:rPr>
              <w:drawing>
                <wp:inline distT="0" distB="0" distL="0" distR="0">
                  <wp:extent cx="314325" cy="123825"/>
                  <wp:effectExtent l="19050" t="0" r="9525" b="0"/>
                  <wp:docPr id="11" name="Picture 11" descr="Save component and return">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ve component and return"/>
                          <pic:cNvPicPr>
                            <a:picLocks noChangeAspect="1" noChangeArrowheads="1"/>
                          </pic:cNvPicPr>
                        </pic:nvPicPr>
                        <pic:blipFill>
                          <a:blip r:embed="rId67" cstate="print"/>
                          <a:srcRect/>
                          <a:stretch>
                            <a:fillRect/>
                          </a:stretch>
                        </pic:blipFill>
                        <pic:spPr bwMode="auto">
                          <a:xfrm>
                            <a:off x="0" y="0"/>
                            <a:ext cx="314325" cy="123825"/>
                          </a:xfrm>
                          <a:prstGeom prst="rect">
                            <a:avLst/>
                          </a:prstGeom>
                          <a:noFill/>
                          <a:ln w="9525">
                            <a:noFill/>
                            <a:miter lim="800000"/>
                            <a:headEnd/>
                            <a:tailEnd/>
                          </a:ln>
                        </pic:spPr>
                      </pic:pic>
                    </a:graphicData>
                  </a:graphic>
                </wp:inline>
              </w:drawing>
            </w:r>
            <w:bookmarkEnd w:id="24"/>
            <w:r w:rsidRPr="00FB1623">
              <w:rPr>
                <w:rStyle w:val="StyleArial10pt"/>
                <w:rFonts w:ascii="Times New Roman" w:hAnsi="Times New Roman"/>
                <w:sz w:val="24"/>
              </w:rPr>
              <w:t xml:space="preserve"> for “Are </w:t>
            </w:r>
            <w:r w:rsidRPr="00FB1623">
              <w:rPr>
                <w:rStyle w:val="pstext"/>
              </w:rPr>
              <w:t>you sure you want to release this Service Indicator?</w:t>
            </w:r>
            <w:r w:rsidRPr="00FB1623">
              <w:t>”</w:t>
            </w:r>
          </w:p>
        </w:tc>
      </w:tr>
      <w:tr w:rsidR="00C4205B" w:rsidRPr="00FB1623" w:rsidTr="00910096">
        <w:trPr>
          <w:cantSplit/>
        </w:trPr>
        <w:tc>
          <w:tcPr>
            <w:tcW w:w="1143" w:type="pct"/>
            <w:tcBorders>
              <w:top w:val="single" w:sz="4" w:space="0" w:color="auto"/>
              <w:bottom w:val="dotted" w:sz="4" w:space="0" w:color="auto"/>
              <w:right w:val="single" w:sz="4" w:space="0" w:color="auto"/>
            </w:tcBorders>
            <w:shd w:val="clear" w:color="auto" w:fill="auto"/>
          </w:tcPr>
          <w:p w:rsidR="00C4205B" w:rsidRPr="00FB1623" w:rsidRDefault="00C4205B" w:rsidP="009E547F">
            <w:pPr>
              <w:rPr>
                <w:rStyle w:val="StyleArial10pt"/>
                <w:rFonts w:ascii="Times New Roman" w:hAnsi="Times New Roman"/>
                <w:b/>
                <w:bCs/>
                <w:sz w:val="24"/>
              </w:rPr>
            </w:pPr>
            <w:r w:rsidRPr="00FB1623">
              <w:rPr>
                <w:rStyle w:val="StyleArial10pt"/>
                <w:rFonts w:ascii="Times New Roman" w:hAnsi="Times New Roman"/>
                <w:b/>
                <w:bCs/>
                <w:sz w:val="24"/>
              </w:rPr>
              <w:lastRenderedPageBreak/>
              <w:t xml:space="preserve">View Schedule of Classes and find Open GenEds </w:t>
            </w:r>
          </w:p>
          <w:p w:rsidR="00C4205B" w:rsidRPr="00FB1623" w:rsidRDefault="00C4205B" w:rsidP="009E547F">
            <w:pPr>
              <w:rPr>
                <w:rStyle w:val="StyleArial10pt"/>
                <w:rFonts w:ascii="Times New Roman" w:hAnsi="Times New Roman"/>
                <w:b/>
                <w:bCs/>
                <w:sz w:val="24"/>
              </w:rPr>
            </w:pPr>
          </w:p>
          <w:p w:rsidR="00C4205B" w:rsidRPr="00FB1623" w:rsidRDefault="00C4205B" w:rsidP="009E547F">
            <w:pPr>
              <w:rPr>
                <w:rStyle w:val="StyleArial10pt"/>
                <w:rFonts w:ascii="Times New Roman" w:hAnsi="Times New Roman"/>
                <w:b/>
                <w:bCs/>
                <w:sz w:val="24"/>
              </w:rPr>
            </w:pPr>
          </w:p>
        </w:tc>
        <w:tc>
          <w:tcPr>
            <w:tcW w:w="3857" w:type="pct"/>
            <w:tcBorders>
              <w:top w:val="single" w:sz="4" w:space="0" w:color="auto"/>
              <w:left w:val="single" w:sz="4" w:space="0" w:color="auto"/>
              <w:bottom w:val="dotted" w:sz="4" w:space="0" w:color="auto"/>
            </w:tcBorders>
            <w:shd w:val="clear" w:color="auto" w:fill="auto"/>
          </w:tcPr>
          <w:p w:rsidR="00C4205B" w:rsidRPr="00FB1623" w:rsidRDefault="00C4205B" w:rsidP="009E547F">
            <w:pPr>
              <w:rPr>
                <w:rStyle w:val="StyleArial10pt"/>
                <w:rFonts w:ascii="Times New Roman" w:hAnsi="Times New Roman"/>
                <w:sz w:val="24"/>
              </w:rPr>
            </w:pPr>
            <w:r w:rsidRPr="00FB1623">
              <w:rPr>
                <w:rStyle w:val="StyleArial10pt"/>
                <w:rFonts w:ascii="Times New Roman" w:hAnsi="Times New Roman"/>
                <w:b/>
                <w:sz w:val="24"/>
              </w:rPr>
              <w:t>Click</w:t>
            </w:r>
            <w:r w:rsidRPr="00FB1623">
              <w:rPr>
                <w:rStyle w:val="StyleArial10pt"/>
                <w:rFonts w:ascii="Times New Roman" w:hAnsi="Times New Roman"/>
                <w:sz w:val="24"/>
              </w:rPr>
              <w:t xml:space="preserve"> </w:t>
            </w:r>
            <w:r w:rsidR="00603202" w:rsidRPr="00FB1623">
              <w:rPr>
                <w:rStyle w:val="StyleArial10pt"/>
                <w:rFonts w:ascii="Times New Roman" w:hAnsi="Times New Roman"/>
                <w:b/>
                <w:sz w:val="24"/>
              </w:rPr>
              <w:t>Self Service</w:t>
            </w:r>
            <w:r w:rsidRPr="00FB1623">
              <w:rPr>
                <w:rStyle w:val="StyleArial10pt"/>
                <w:rFonts w:ascii="Times New Roman" w:hAnsi="Times New Roman"/>
                <w:b/>
                <w:sz w:val="24"/>
              </w:rPr>
              <w:t>, Faculty Center,</w:t>
            </w:r>
            <w:r w:rsidR="00603202" w:rsidRPr="00FB1623">
              <w:rPr>
                <w:rStyle w:val="StyleArial10pt"/>
                <w:rFonts w:ascii="Times New Roman" w:hAnsi="Times New Roman"/>
                <w:b/>
                <w:sz w:val="24"/>
              </w:rPr>
              <w:t xml:space="preserve"> </w:t>
            </w:r>
            <w:r w:rsidR="00603202" w:rsidRPr="00FB1623">
              <w:rPr>
                <w:rStyle w:val="StyleArial10pt"/>
                <w:rFonts w:ascii="Times New Roman" w:hAnsi="Times New Roman"/>
                <w:sz w:val="24"/>
              </w:rPr>
              <w:t>and then</w:t>
            </w:r>
            <w:r w:rsidRPr="00FB1623">
              <w:rPr>
                <w:rStyle w:val="StyleArial10pt"/>
                <w:rFonts w:ascii="Times New Roman" w:hAnsi="Times New Roman"/>
                <w:b/>
                <w:sz w:val="24"/>
              </w:rPr>
              <w:t xml:space="preserve"> Class Search </w:t>
            </w:r>
            <w:r w:rsidRPr="00FB1623">
              <w:rPr>
                <w:rStyle w:val="StyleArial10pt"/>
                <w:rFonts w:ascii="Times New Roman" w:hAnsi="Times New Roman"/>
                <w:sz w:val="24"/>
              </w:rPr>
              <w:t xml:space="preserve">tab on top of page. Check </w:t>
            </w:r>
            <w:r w:rsidRPr="00FB1623">
              <w:rPr>
                <w:rStyle w:val="StyleArial10pt"/>
                <w:rFonts w:ascii="Times New Roman" w:hAnsi="Times New Roman"/>
                <w:b/>
                <w:sz w:val="24"/>
              </w:rPr>
              <w:t>Term</w:t>
            </w:r>
            <w:r w:rsidRPr="00FB1623">
              <w:rPr>
                <w:rStyle w:val="StyleArial10pt"/>
                <w:rFonts w:ascii="Times New Roman" w:hAnsi="Times New Roman"/>
                <w:sz w:val="24"/>
              </w:rPr>
              <w:t>.</w:t>
            </w:r>
          </w:p>
          <w:p w:rsidR="00C4205B" w:rsidRPr="00FB1623" w:rsidRDefault="00C4205B" w:rsidP="009E547F">
            <w:pPr>
              <w:rPr>
                <w:rStyle w:val="StyleArial10pt"/>
                <w:rFonts w:ascii="Times New Roman" w:hAnsi="Times New Roman"/>
                <w:sz w:val="24"/>
              </w:rPr>
            </w:pPr>
            <w:r w:rsidRPr="00FB1623">
              <w:rPr>
                <w:rStyle w:val="StyleArial10pt"/>
                <w:rFonts w:ascii="Times New Roman" w:hAnsi="Times New Roman"/>
                <w:sz w:val="24"/>
              </w:rPr>
              <w:t xml:space="preserve">Enter </w:t>
            </w:r>
            <w:r w:rsidRPr="00FB1623">
              <w:rPr>
                <w:rStyle w:val="StyleArial10pt"/>
                <w:rFonts w:ascii="Times New Roman" w:hAnsi="Times New Roman"/>
                <w:b/>
                <w:sz w:val="24"/>
              </w:rPr>
              <w:t>Subject</w:t>
            </w:r>
            <w:r w:rsidRPr="00FB1623">
              <w:rPr>
                <w:rStyle w:val="StyleArial10pt"/>
                <w:rFonts w:ascii="Times New Roman" w:hAnsi="Times New Roman"/>
                <w:sz w:val="24"/>
              </w:rPr>
              <w:t xml:space="preserve"> and </w:t>
            </w:r>
            <w:r w:rsidRPr="00FB1623">
              <w:rPr>
                <w:rStyle w:val="StyleArial10pt"/>
                <w:rFonts w:ascii="Times New Roman" w:hAnsi="Times New Roman"/>
                <w:b/>
                <w:sz w:val="24"/>
              </w:rPr>
              <w:t>course number</w:t>
            </w:r>
            <w:r w:rsidRPr="00FB1623">
              <w:rPr>
                <w:rStyle w:val="StyleArial10pt"/>
                <w:rFonts w:ascii="Times New Roman" w:hAnsi="Times New Roman"/>
                <w:sz w:val="24"/>
              </w:rPr>
              <w:t xml:space="preserve"> (if known), then </w:t>
            </w:r>
            <w:r w:rsidRPr="00FB1623">
              <w:rPr>
                <w:rStyle w:val="StyleArial10pt"/>
                <w:rFonts w:ascii="Times New Roman" w:hAnsi="Times New Roman"/>
                <w:b/>
                <w:sz w:val="24"/>
              </w:rPr>
              <w:t>click SEARCH.</w:t>
            </w:r>
            <w:r w:rsidRPr="00FB1623">
              <w:rPr>
                <w:rStyle w:val="StyleArial10pt"/>
                <w:rFonts w:ascii="Times New Roman" w:hAnsi="Times New Roman"/>
                <w:sz w:val="24"/>
              </w:rPr>
              <w:t xml:space="preserve"> </w:t>
            </w:r>
          </w:p>
          <w:p w:rsidR="00C4205B" w:rsidRPr="00FB1623" w:rsidRDefault="00C4205B" w:rsidP="009E547F">
            <w:pPr>
              <w:rPr>
                <w:rStyle w:val="StyleArial10pt"/>
                <w:rFonts w:ascii="Times New Roman" w:hAnsi="Times New Roman"/>
                <w:sz w:val="24"/>
              </w:rPr>
            </w:pPr>
            <w:r w:rsidRPr="00FB1623">
              <w:rPr>
                <w:rStyle w:val="StyleArial10pt"/>
                <w:rFonts w:ascii="Times New Roman" w:hAnsi="Times New Roman"/>
                <w:sz w:val="24"/>
              </w:rPr>
              <w:t xml:space="preserve">To see all courses offered, </w:t>
            </w:r>
            <w:r w:rsidRPr="00FB1623">
              <w:rPr>
                <w:rStyle w:val="StyleArial10pt"/>
                <w:rFonts w:ascii="Times New Roman" w:hAnsi="Times New Roman"/>
                <w:b/>
                <w:sz w:val="24"/>
              </w:rPr>
              <w:t>uncheck Show Open Classes Only.</w:t>
            </w:r>
            <w:r w:rsidRPr="00FB1623">
              <w:rPr>
                <w:rStyle w:val="StyleArial10pt"/>
                <w:rFonts w:ascii="Times New Roman" w:hAnsi="Times New Roman"/>
                <w:sz w:val="24"/>
              </w:rPr>
              <w:t xml:space="preserve"> </w:t>
            </w:r>
          </w:p>
          <w:p w:rsidR="00C4205B" w:rsidRPr="00FB1623" w:rsidRDefault="00C4205B" w:rsidP="009E547F">
            <w:pPr>
              <w:rPr>
                <w:rStyle w:val="StyleArial10pt"/>
                <w:rFonts w:ascii="Times New Roman" w:hAnsi="Times New Roman"/>
                <w:sz w:val="24"/>
              </w:rPr>
            </w:pPr>
            <w:r w:rsidRPr="00FB1623">
              <w:t>To find Open Sections of a GenEd, Click on “</w:t>
            </w:r>
            <w:r w:rsidRPr="00FB1623">
              <w:rPr>
                <w:b/>
              </w:rPr>
              <w:t>Advanced Search Criteria.</w:t>
            </w:r>
            <w:r w:rsidRPr="00FB1623">
              <w:t>” Click the drop-down arrow and select a “</w:t>
            </w:r>
            <w:r w:rsidRPr="00FB1623">
              <w:rPr>
                <w:b/>
              </w:rPr>
              <w:t>GenEd Category.</w:t>
            </w:r>
            <w:r w:rsidR="00603202" w:rsidRPr="00FB1623">
              <w:rPr>
                <w:b/>
              </w:rPr>
              <w:t>”</w:t>
            </w:r>
            <w:r w:rsidRPr="00FB1623">
              <w:t xml:space="preserve"> Click </w:t>
            </w:r>
            <w:r w:rsidRPr="00FB1623">
              <w:rPr>
                <w:b/>
              </w:rPr>
              <w:t>Search.</w:t>
            </w:r>
            <w:r w:rsidRPr="00FB1623">
              <w:t xml:space="preserve"> </w:t>
            </w:r>
          </w:p>
        </w:tc>
      </w:tr>
      <w:tr w:rsidR="00C4205B" w:rsidRPr="00FB1623" w:rsidTr="00910096">
        <w:trPr>
          <w:cantSplit/>
        </w:trPr>
        <w:tc>
          <w:tcPr>
            <w:tcW w:w="1143" w:type="pct"/>
            <w:tcBorders>
              <w:top w:val="dotted" w:sz="4" w:space="0" w:color="auto"/>
              <w:bottom w:val="single" w:sz="4" w:space="0" w:color="auto"/>
              <w:right w:val="single" w:sz="4" w:space="0" w:color="auto"/>
            </w:tcBorders>
            <w:shd w:val="clear" w:color="auto" w:fill="auto"/>
          </w:tcPr>
          <w:p w:rsidR="00C4205B" w:rsidRPr="00FB1623" w:rsidRDefault="00C4205B" w:rsidP="009E547F">
            <w:pPr>
              <w:rPr>
                <w:rStyle w:val="StyleArial10pt"/>
                <w:rFonts w:ascii="Times New Roman" w:hAnsi="Times New Roman"/>
                <w:b/>
                <w:bCs/>
                <w:sz w:val="24"/>
              </w:rPr>
            </w:pPr>
            <w:r w:rsidRPr="00FB1623">
              <w:rPr>
                <w:rStyle w:val="StyleArial10pt"/>
                <w:rFonts w:ascii="Times New Roman" w:hAnsi="Times New Roman"/>
                <w:b/>
                <w:bCs/>
                <w:sz w:val="24"/>
              </w:rPr>
              <w:t>View Course Details and Prerequisites</w:t>
            </w:r>
          </w:p>
        </w:tc>
        <w:tc>
          <w:tcPr>
            <w:tcW w:w="3857" w:type="pct"/>
            <w:tcBorders>
              <w:top w:val="dotted" w:sz="4" w:space="0" w:color="auto"/>
              <w:left w:val="single" w:sz="4" w:space="0" w:color="auto"/>
              <w:bottom w:val="single" w:sz="4" w:space="0" w:color="auto"/>
            </w:tcBorders>
            <w:shd w:val="clear" w:color="auto" w:fill="auto"/>
          </w:tcPr>
          <w:p w:rsidR="00C4205B" w:rsidRPr="00FB1623" w:rsidRDefault="00C4205B" w:rsidP="009E547F">
            <w:r w:rsidRPr="00FB1623">
              <w:t xml:space="preserve">In </w:t>
            </w:r>
            <w:r w:rsidRPr="00FB1623">
              <w:rPr>
                <w:b/>
              </w:rPr>
              <w:t>Class Search</w:t>
            </w:r>
            <w:r w:rsidRPr="00FB1623">
              <w:t xml:space="preserve">, </w:t>
            </w:r>
            <w:r w:rsidRPr="00FB1623">
              <w:rPr>
                <w:b/>
              </w:rPr>
              <w:t>Search for Classes</w:t>
            </w:r>
            <w:r w:rsidRPr="00FB1623">
              <w:t xml:space="preserve"> panel (see above), select course by clicking on </w:t>
            </w:r>
            <w:bookmarkStart w:id="25" w:name="DERIVED_CLSRCH_SSR_EXPAND_COLLAP2$98$$0"/>
            <w:r w:rsidR="005B1A94" w:rsidRPr="00FB1623">
              <w:rPr>
                <w:noProof/>
                <w:color w:val="0000FF"/>
              </w:rPr>
              <w:drawing>
                <wp:inline distT="0" distB="0" distL="0" distR="0">
                  <wp:extent cx="142875" cy="142875"/>
                  <wp:effectExtent l="0" t="0" r="0" b="0"/>
                  <wp:docPr id="12" name="Picture 12" descr="Expand / Collaps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pand / Collapse"/>
                          <pic:cNvPicPr>
                            <a:picLocks noChangeAspect="1" noChangeArrowheads="1"/>
                          </pic:cNvPicPr>
                        </pic:nvPicPr>
                        <pic:blipFill>
                          <a:blip r:embed="rId6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bookmarkEnd w:id="25"/>
            <w:r w:rsidRPr="00FB1623">
              <w:t xml:space="preserve"> next to course. Click on </w:t>
            </w:r>
            <w:r w:rsidRPr="00FB1623">
              <w:rPr>
                <w:b/>
              </w:rPr>
              <w:t>Section</w:t>
            </w:r>
            <w:r w:rsidRPr="00FB1623">
              <w:t xml:space="preserve">: </w:t>
            </w:r>
            <w:r w:rsidRPr="00FB1623">
              <w:rPr>
                <w:u w:val="single"/>
              </w:rPr>
              <w:t>Discipline, # , Section # ,(class #)</w:t>
            </w:r>
            <w:r w:rsidRPr="00FB1623">
              <w:t xml:space="preserve"> </w:t>
            </w:r>
          </w:p>
        </w:tc>
      </w:tr>
      <w:tr w:rsidR="00C4205B" w:rsidRPr="00FB1623" w:rsidTr="00910096">
        <w:trPr>
          <w:cantSplit/>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rPr>
                <w:rStyle w:val="StyleArial10pt"/>
                <w:rFonts w:ascii="Times New Roman" w:hAnsi="Times New Roman"/>
                <w:b/>
                <w:bCs/>
                <w:sz w:val="24"/>
              </w:rPr>
            </w:pPr>
            <w:r w:rsidRPr="00FB1623">
              <w:rPr>
                <w:rStyle w:val="StyleArial10pt"/>
                <w:rFonts w:ascii="Times New Roman" w:hAnsi="Times New Roman"/>
                <w:b/>
                <w:bCs/>
                <w:sz w:val="24"/>
              </w:rPr>
              <w:t>Open a New Browser Window</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r w:rsidRPr="00FB1623">
              <w:t xml:space="preserve">On browser menu, click on </w:t>
            </w:r>
            <w:r w:rsidRPr="00FB1623">
              <w:rPr>
                <w:b/>
                <w:color w:val="000080"/>
                <w:u w:val="single"/>
              </w:rPr>
              <w:t>File, New, Window</w:t>
            </w:r>
            <w:r w:rsidRPr="00FB1623">
              <w:t xml:space="preserve"> hyperlink to open another transaction. Toggle between windows: press Alt +Tab.</w:t>
            </w:r>
          </w:p>
        </w:tc>
      </w:tr>
      <w:tr w:rsidR="00C4205B" w:rsidRPr="00FB1623" w:rsidTr="00910096">
        <w:trPr>
          <w:cantSplit/>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autoSpaceDE w:val="0"/>
              <w:autoSpaceDN w:val="0"/>
              <w:adjustRightInd w:val="0"/>
              <w:rPr>
                <w:rStyle w:val="StyleArial10pt"/>
                <w:rFonts w:ascii="Times New Roman" w:hAnsi="Times New Roman"/>
                <w:b/>
                <w:sz w:val="24"/>
              </w:rPr>
            </w:pPr>
            <w:r w:rsidRPr="00FB1623">
              <w:rPr>
                <w:rStyle w:val="StyleArial10pt"/>
                <w:rFonts w:ascii="Times New Roman" w:hAnsi="Times New Roman"/>
                <w:b/>
                <w:sz w:val="24"/>
              </w:rPr>
              <w:t xml:space="preserve">Set Preferences for Academic Career and Term </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pPr>
              <w:rPr>
                <w:rStyle w:val="StyleArial10pt"/>
                <w:rFonts w:ascii="Times New Roman" w:hAnsi="Times New Roman"/>
                <w:b/>
                <w:color w:val="000080"/>
                <w:sz w:val="24"/>
              </w:rPr>
            </w:pPr>
            <w:r w:rsidRPr="00FB1623">
              <w:t>On Menu, click</w:t>
            </w:r>
            <w:r w:rsidRPr="00FB1623">
              <w:rPr>
                <w:b/>
              </w:rPr>
              <w:t xml:space="preserve"> </w:t>
            </w:r>
            <w:r w:rsidRPr="00FB1623">
              <w:rPr>
                <w:b/>
                <w:color w:val="000080"/>
                <w:u w:val="single"/>
              </w:rPr>
              <w:t>Set Up SACR, User Defaults</w:t>
            </w:r>
            <w:r w:rsidRPr="00FB1623">
              <w:rPr>
                <w:rStyle w:val="ptbreadcrumbcur"/>
                <w:b/>
                <w:color w:val="000080"/>
                <w:u w:val="single"/>
              </w:rPr>
              <w:t>.</w:t>
            </w:r>
            <w:r w:rsidRPr="00FB1623">
              <w:rPr>
                <w:rStyle w:val="ptbreadcrumbcur"/>
              </w:rPr>
              <w:t xml:space="preserve"> Under User Defaults 1 tab, For Academic Career, select </w:t>
            </w:r>
            <w:r w:rsidRPr="00FB1623">
              <w:rPr>
                <w:rStyle w:val="ptbreadcrumbcur"/>
                <w:b/>
              </w:rPr>
              <w:t>“UGRD</w:t>
            </w:r>
            <w:r w:rsidRPr="00FB1623">
              <w:rPr>
                <w:rStyle w:val="ptbreadcrumbcur"/>
              </w:rPr>
              <w:t xml:space="preserve">” for Undergraduate; for Term, enter </w:t>
            </w:r>
            <w:r w:rsidRPr="00FB1623">
              <w:rPr>
                <w:rStyle w:val="ptbreadcrumbcur"/>
                <w:b/>
              </w:rPr>
              <w:t>Term</w:t>
            </w:r>
            <w:r w:rsidRPr="00FB1623">
              <w:rPr>
                <w:rStyle w:val="ptbreadcrumbcur"/>
              </w:rPr>
              <w:t xml:space="preserve"> (e.g., 1092). Click </w:t>
            </w:r>
            <w:r w:rsidRPr="00FB1623">
              <w:rPr>
                <w:rStyle w:val="ptbreadcrumbcur"/>
                <w:b/>
              </w:rPr>
              <w:t>Save.</w:t>
            </w:r>
          </w:p>
        </w:tc>
      </w:tr>
      <w:tr w:rsidR="00C4205B" w:rsidRPr="00FB1623" w:rsidTr="00910096">
        <w:trPr>
          <w:cantSplit/>
        </w:trPr>
        <w:tc>
          <w:tcPr>
            <w:tcW w:w="1143" w:type="pct"/>
            <w:tcBorders>
              <w:top w:val="single" w:sz="4" w:space="0" w:color="auto"/>
              <w:bottom w:val="single" w:sz="4" w:space="0" w:color="auto"/>
              <w:right w:val="single" w:sz="4" w:space="0" w:color="auto"/>
            </w:tcBorders>
            <w:shd w:val="clear" w:color="auto" w:fill="auto"/>
          </w:tcPr>
          <w:p w:rsidR="00C4205B" w:rsidRPr="00FB1623" w:rsidRDefault="00C4205B" w:rsidP="009E547F">
            <w:pPr>
              <w:rPr>
                <w:rStyle w:val="StyleArial10pt"/>
                <w:rFonts w:ascii="Times New Roman" w:hAnsi="Times New Roman"/>
                <w:b/>
                <w:bCs/>
                <w:sz w:val="24"/>
              </w:rPr>
            </w:pPr>
            <w:r w:rsidRPr="00FB1623">
              <w:rPr>
                <w:rStyle w:val="StyleArial10pt"/>
                <w:rFonts w:ascii="Times New Roman" w:hAnsi="Times New Roman"/>
                <w:b/>
                <w:bCs/>
                <w:sz w:val="24"/>
              </w:rPr>
              <w:t>Logoff</w:t>
            </w:r>
          </w:p>
        </w:tc>
        <w:tc>
          <w:tcPr>
            <w:tcW w:w="3857" w:type="pct"/>
            <w:tcBorders>
              <w:top w:val="single" w:sz="4" w:space="0" w:color="auto"/>
              <w:left w:val="single" w:sz="4" w:space="0" w:color="auto"/>
              <w:bottom w:val="single" w:sz="4" w:space="0" w:color="auto"/>
            </w:tcBorders>
            <w:shd w:val="clear" w:color="auto" w:fill="auto"/>
          </w:tcPr>
          <w:p w:rsidR="00C4205B" w:rsidRPr="00FB1623" w:rsidRDefault="00C4205B" w:rsidP="009E547F">
            <w:pPr>
              <w:rPr>
                <w:rStyle w:val="StyleArial10pt"/>
                <w:rFonts w:ascii="Times New Roman" w:hAnsi="Times New Roman"/>
                <w:sz w:val="24"/>
              </w:rPr>
            </w:pPr>
            <w:r w:rsidRPr="00FB1623">
              <w:t xml:space="preserve">Click </w:t>
            </w:r>
            <w:r w:rsidRPr="00FB1623">
              <w:rPr>
                <w:b/>
                <w:bCs/>
                <w:color w:val="000080"/>
              </w:rPr>
              <w:t>Sign Out</w:t>
            </w:r>
            <w:r w:rsidRPr="00FB1623">
              <w:t xml:space="preserve"> in top right corner and close the browser window. </w:t>
            </w:r>
          </w:p>
        </w:tc>
      </w:tr>
    </w:tbl>
    <w:p w:rsidR="00C4205B" w:rsidRPr="00FB1623" w:rsidRDefault="00C4205B" w:rsidP="00C4205B"/>
    <w:tbl>
      <w:tblPr>
        <w:tblW w:w="4826" w:type="pct"/>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73"/>
        <w:gridCol w:w="5346"/>
      </w:tblGrid>
      <w:tr w:rsidR="00C4205B" w:rsidRPr="00FB1623" w:rsidTr="00910096">
        <w:tc>
          <w:tcPr>
            <w:tcW w:w="5000" w:type="pct"/>
            <w:gridSpan w:val="2"/>
            <w:shd w:val="clear" w:color="auto" w:fill="FFFF99"/>
            <w:tcMar>
              <w:top w:w="14" w:type="dxa"/>
              <w:left w:w="101" w:type="dxa"/>
              <w:bottom w:w="14" w:type="dxa"/>
              <w:right w:w="101" w:type="dxa"/>
            </w:tcMar>
          </w:tcPr>
          <w:p w:rsidR="00C4205B" w:rsidRPr="00FB1623" w:rsidRDefault="00C4205B" w:rsidP="009E547F">
            <w:pPr>
              <w:tabs>
                <w:tab w:val="center" w:pos="4680"/>
              </w:tabs>
              <w:autoSpaceDE w:val="0"/>
              <w:autoSpaceDN w:val="0"/>
              <w:adjustRightInd w:val="0"/>
              <w:rPr>
                <w:b/>
                <w:bCs/>
                <w:color w:val="000000"/>
              </w:rPr>
            </w:pPr>
            <w:r w:rsidRPr="00FB1623">
              <w:rPr>
                <w:b/>
                <w:bCs/>
                <w:color w:val="000000"/>
              </w:rPr>
              <w:tab/>
              <w:t>PeopleSoft Terminology</w:t>
            </w:r>
          </w:p>
        </w:tc>
      </w:tr>
      <w:tr w:rsidR="00C4205B" w:rsidRPr="00FB1623" w:rsidTr="00910096">
        <w:trPr>
          <w:cantSplit/>
        </w:trPr>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 xml:space="preserve">Academic Institution </w:t>
            </w:r>
            <w:r w:rsidRPr="00FB1623">
              <w:rPr>
                <w:bCs/>
              </w:rPr>
              <w:t xml:space="preserve"> =  TOWSN</w:t>
            </w:r>
          </w:p>
        </w:tc>
        <w:tc>
          <w:tcPr>
            <w:tcW w:w="2517" w:type="pct"/>
            <w:vMerge w:val="restar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Term</w:t>
            </w:r>
            <w:r w:rsidRPr="00FB1623">
              <w:rPr>
                <w:bCs/>
              </w:rPr>
              <w:t xml:space="preserve"> = Semester (e.g., 1</w:t>
            </w:r>
            <w:r w:rsidR="007D2800">
              <w:rPr>
                <w:bCs/>
              </w:rPr>
              <w:t>10</w:t>
            </w:r>
            <w:r w:rsidRPr="00FB1623">
              <w:rPr>
                <w:bCs/>
              </w:rPr>
              <w:t>4 = Fall 20</w:t>
            </w:r>
            <w:r w:rsidR="007D2800">
              <w:rPr>
                <w:bCs/>
              </w:rPr>
              <w:t>10</w:t>
            </w:r>
            <w:r w:rsidRPr="00FB1623">
              <w:rPr>
                <w:bCs/>
              </w:rPr>
              <w:t xml:space="preserve">) </w:t>
            </w:r>
          </w:p>
          <w:p w:rsidR="007D2800" w:rsidRDefault="00C4205B" w:rsidP="009E547F">
            <w:pPr>
              <w:autoSpaceDE w:val="0"/>
              <w:autoSpaceDN w:val="0"/>
              <w:adjustRightInd w:val="0"/>
              <w:ind w:left="720"/>
              <w:rPr>
                <w:bCs/>
              </w:rPr>
            </w:pPr>
            <w:r w:rsidRPr="00FB1623">
              <w:rPr>
                <w:bCs/>
              </w:rPr>
              <w:t xml:space="preserve">Format is CYYT </w:t>
            </w:r>
            <w:r w:rsidR="007D2800">
              <w:rPr>
                <w:bCs/>
              </w:rPr>
              <w:t>, where</w:t>
            </w:r>
          </w:p>
          <w:p w:rsidR="007D2800" w:rsidRDefault="007D2800" w:rsidP="009E547F">
            <w:pPr>
              <w:autoSpaceDE w:val="0"/>
              <w:autoSpaceDN w:val="0"/>
              <w:adjustRightInd w:val="0"/>
              <w:ind w:left="720"/>
              <w:rPr>
                <w:bCs/>
              </w:rPr>
            </w:pPr>
            <w:r>
              <w:rPr>
                <w:bCs/>
              </w:rPr>
              <w:t>C</w:t>
            </w:r>
            <w:r w:rsidR="00C4205B" w:rsidRPr="00FB1623">
              <w:rPr>
                <w:bCs/>
              </w:rPr>
              <w:t>= Last digit of 2</w:t>
            </w:r>
            <w:r>
              <w:rPr>
                <w:bCs/>
              </w:rPr>
              <w:t>1</w:t>
            </w:r>
            <w:r w:rsidR="005C5A80">
              <w:rPr>
                <w:bCs/>
                <w:vertAlign w:val="superscript"/>
              </w:rPr>
              <w:t>st</w:t>
            </w:r>
            <w:r w:rsidR="00C4205B" w:rsidRPr="00FB1623">
              <w:rPr>
                <w:bCs/>
              </w:rPr>
              <w:t xml:space="preserve"> Century </w:t>
            </w:r>
          </w:p>
          <w:p w:rsidR="007D2800" w:rsidRDefault="007D2800" w:rsidP="009E547F">
            <w:pPr>
              <w:autoSpaceDE w:val="0"/>
              <w:autoSpaceDN w:val="0"/>
              <w:adjustRightInd w:val="0"/>
              <w:ind w:left="720"/>
              <w:rPr>
                <w:bCs/>
              </w:rPr>
            </w:pPr>
            <w:r>
              <w:rPr>
                <w:bCs/>
              </w:rPr>
              <w:t>YY=</w:t>
            </w:r>
            <w:r w:rsidR="00C4205B" w:rsidRPr="00FB1623">
              <w:rPr>
                <w:bCs/>
              </w:rPr>
              <w:t xml:space="preserve">last 2 digits of year </w:t>
            </w:r>
          </w:p>
          <w:p w:rsidR="00C4205B" w:rsidRPr="00FB1623" w:rsidRDefault="007D2800" w:rsidP="009E547F">
            <w:pPr>
              <w:autoSpaceDE w:val="0"/>
              <w:autoSpaceDN w:val="0"/>
              <w:adjustRightInd w:val="0"/>
              <w:ind w:left="720"/>
              <w:rPr>
                <w:bCs/>
              </w:rPr>
            </w:pPr>
            <w:r>
              <w:rPr>
                <w:bCs/>
              </w:rPr>
              <w:t>T=</w:t>
            </w:r>
            <w:r w:rsidR="00C4205B" w:rsidRPr="00FB1623">
              <w:rPr>
                <w:bCs/>
              </w:rPr>
              <w:t>1 digit for semester:</w:t>
            </w:r>
          </w:p>
          <w:p w:rsidR="00C4205B" w:rsidRPr="00FB1623" w:rsidRDefault="00C4205B" w:rsidP="009E547F">
            <w:pPr>
              <w:autoSpaceDE w:val="0"/>
              <w:autoSpaceDN w:val="0"/>
              <w:adjustRightInd w:val="0"/>
              <w:ind w:left="1440"/>
              <w:rPr>
                <w:bCs/>
              </w:rPr>
            </w:pPr>
            <w:r w:rsidRPr="00FB1623">
              <w:rPr>
                <w:bCs/>
              </w:rPr>
              <w:t>1 for Minimester; 2 for Spring;                    3 for Summer; 4 for Fall.</w:t>
            </w:r>
          </w:p>
        </w:tc>
      </w:tr>
      <w:tr w:rsidR="00C4205B" w:rsidRPr="00FB1623" w:rsidTr="00910096">
        <w:trPr>
          <w:cantSplit/>
        </w:trPr>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ID (or EMPLID</w:t>
            </w:r>
            <w:r w:rsidRPr="00FB1623">
              <w:rPr>
                <w:bCs/>
              </w:rPr>
              <w:t>) = Peoplesoft’s 7 digit ID Number</w:t>
            </w:r>
          </w:p>
        </w:tc>
        <w:tc>
          <w:tcPr>
            <w:tcW w:w="2517" w:type="pct"/>
            <w:vMerge/>
            <w:tcMar>
              <w:top w:w="14" w:type="dxa"/>
              <w:left w:w="101" w:type="dxa"/>
              <w:bottom w:w="14" w:type="dxa"/>
              <w:right w:w="101" w:type="dxa"/>
            </w:tcMar>
          </w:tcPr>
          <w:p w:rsidR="00C4205B" w:rsidRPr="00FB1623" w:rsidRDefault="00C4205B" w:rsidP="009E547F">
            <w:pPr>
              <w:autoSpaceDE w:val="0"/>
              <w:autoSpaceDN w:val="0"/>
              <w:adjustRightInd w:val="0"/>
              <w:rPr>
                <w:bCs/>
              </w:rPr>
            </w:pPr>
          </w:p>
        </w:tc>
      </w:tr>
      <w:tr w:rsidR="00C4205B" w:rsidRPr="00FB1623" w:rsidTr="00910096">
        <w:trPr>
          <w:cantSplit/>
        </w:trPr>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Program</w:t>
            </w:r>
            <w:r w:rsidRPr="00FB1623">
              <w:rPr>
                <w:bCs/>
              </w:rPr>
              <w:t xml:space="preserve"> =   Degree (BS, BA, etc.)</w:t>
            </w:r>
          </w:p>
        </w:tc>
        <w:tc>
          <w:tcPr>
            <w:tcW w:w="2517" w:type="pct"/>
            <w:vMerge/>
            <w:tcMar>
              <w:top w:w="14" w:type="dxa"/>
              <w:left w:w="101" w:type="dxa"/>
              <w:bottom w:w="14" w:type="dxa"/>
              <w:right w:w="101" w:type="dxa"/>
            </w:tcMar>
          </w:tcPr>
          <w:p w:rsidR="00C4205B" w:rsidRPr="00FB1623" w:rsidRDefault="00C4205B" w:rsidP="009E547F">
            <w:pPr>
              <w:autoSpaceDE w:val="0"/>
              <w:autoSpaceDN w:val="0"/>
              <w:adjustRightInd w:val="0"/>
              <w:rPr>
                <w:bCs/>
              </w:rPr>
            </w:pPr>
          </w:p>
        </w:tc>
      </w:tr>
      <w:tr w:rsidR="00C4205B" w:rsidRPr="00FB1623" w:rsidTr="00910096">
        <w:trPr>
          <w:cantSplit/>
        </w:trPr>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Plan</w:t>
            </w:r>
            <w:r w:rsidRPr="00FB1623">
              <w:rPr>
                <w:bCs/>
              </w:rPr>
              <w:t xml:space="preserve"> =  Major, Minor or Certificate</w:t>
            </w:r>
          </w:p>
        </w:tc>
        <w:tc>
          <w:tcPr>
            <w:tcW w:w="2517" w:type="pct"/>
            <w:vMerge/>
            <w:tcMar>
              <w:top w:w="14" w:type="dxa"/>
              <w:left w:w="101" w:type="dxa"/>
              <w:bottom w:w="14" w:type="dxa"/>
              <w:right w:w="101" w:type="dxa"/>
            </w:tcMar>
          </w:tcPr>
          <w:p w:rsidR="00C4205B" w:rsidRPr="00FB1623" w:rsidRDefault="00C4205B" w:rsidP="009E547F">
            <w:pPr>
              <w:autoSpaceDE w:val="0"/>
              <w:autoSpaceDN w:val="0"/>
              <w:adjustRightInd w:val="0"/>
              <w:rPr>
                <w:bCs/>
              </w:rPr>
            </w:pPr>
          </w:p>
        </w:tc>
      </w:tr>
      <w:tr w:rsidR="00C4205B" w:rsidRPr="00FB1623" w:rsidTr="00910096">
        <w:trPr>
          <w:cantSplit/>
        </w:trPr>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Sub Plan</w:t>
            </w:r>
            <w:r w:rsidRPr="00FB1623">
              <w:rPr>
                <w:bCs/>
              </w:rPr>
              <w:t xml:space="preserve"> =  Concentration or Track</w:t>
            </w:r>
          </w:p>
        </w:tc>
        <w:tc>
          <w:tcPr>
            <w:tcW w:w="2517" w:type="pct"/>
            <w:vMerge/>
            <w:tcMar>
              <w:top w:w="14" w:type="dxa"/>
              <w:left w:w="101" w:type="dxa"/>
              <w:bottom w:w="14" w:type="dxa"/>
              <w:right w:w="101" w:type="dxa"/>
            </w:tcMar>
          </w:tcPr>
          <w:p w:rsidR="00C4205B" w:rsidRPr="00FB1623" w:rsidRDefault="00C4205B" w:rsidP="009E547F">
            <w:pPr>
              <w:autoSpaceDE w:val="0"/>
              <w:autoSpaceDN w:val="0"/>
              <w:adjustRightInd w:val="0"/>
              <w:rPr>
                <w:bCs/>
              </w:rPr>
            </w:pPr>
          </w:p>
        </w:tc>
      </w:tr>
      <w:tr w:rsidR="00C4205B" w:rsidRPr="00FB1623" w:rsidTr="00910096">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Requirement Term</w:t>
            </w:r>
            <w:r w:rsidRPr="00FB1623">
              <w:rPr>
                <w:bCs/>
              </w:rPr>
              <w:t xml:space="preserve"> =  Catalog year</w:t>
            </w:r>
          </w:p>
        </w:tc>
        <w:tc>
          <w:tcPr>
            <w:tcW w:w="2517" w:type="pct"/>
            <w:tcMar>
              <w:top w:w="14" w:type="dxa"/>
              <w:left w:w="101" w:type="dxa"/>
              <w:bottom w:w="14" w:type="dxa"/>
              <w:right w:w="101" w:type="dxa"/>
            </w:tcMar>
          </w:tcPr>
          <w:p w:rsidR="00C4205B" w:rsidRPr="00FB1623" w:rsidRDefault="00C4205B" w:rsidP="009E547F">
            <w:pPr>
              <w:autoSpaceDE w:val="0"/>
              <w:autoSpaceDN w:val="0"/>
              <w:adjustRightInd w:val="0"/>
              <w:rPr>
                <w:bCs/>
                <w:lang w:val="fr-FR"/>
              </w:rPr>
            </w:pPr>
            <w:r w:rsidRPr="00FB1623">
              <w:rPr>
                <w:b/>
                <w:bCs/>
                <w:lang w:val="fr-FR"/>
              </w:rPr>
              <w:t>Subject Area</w:t>
            </w:r>
            <w:r w:rsidRPr="00FB1623">
              <w:rPr>
                <w:bCs/>
                <w:lang w:val="fr-FR"/>
              </w:rPr>
              <w:t xml:space="preserve"> = Discipline (ACCT, ECON, etc.)</w:t>
            </w:r>
          </w:p>
        </w:tc>
      </w:tr>
      <w:tr w:rsidR="00C4205B" w:rsidRPr="00FB1623" w:rsidTr="00910096">
        <w:trPr>
          <w:cantSplit/>
        </w:trPr>
        <w:tc>
          <w:tcPr>
            <w:tcW w:w="2483" w:type="pct"/>
            <w:vMerge w:val="restar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Academic Level</w:t>
            </w:r>
            <w:r w:rsidRPr="00FB1623">
              <w:rPr>
                <w:bCs/>
              </w:rPr>
              <w:t xml:space="preserve"> = Classification </w:t>
            </w:r>
          </w:p>
          <w:p w:rsidR="00C4205B" w:rsidRPr="00FB1623" w:rsidRDefault="00C4205B" w:rsidP="009E547F">
            <w:pPr>
              <w:autoSpaceDE w:val="0"/>
              <w:autoSpaceDN w:val="0"/>
              <w:adjustRightInd w:val="0"/>
              <w:rPr>
                <w:bCs/>
              </w:rPr>
            </w:pPr>
            <w:r w:rsidRPr="00FB1623">
              <w:rPr>
                <w:bCs/>
              </w:rPr>
              <w:t xml:space="preserve">       (Fr, So, Jr, Sr, Post-Bac, Grad, Non-degree)</w:t>
            </w:r>
          </w:p>
        </w:tc>
        <w:tc>
          <w:tcPr>
            <w:tcW w:w="2517"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Catalog number</w:t>
            </w:r>
            <w:r w:rsidRPr="00FB1623">
              <w:rPr>
                <w:bCs/>
              </w:rPr>
              <w:t xml:space="preserve"> = Course number</w:t>
            </w:r>
          </w:p>
        </w:tc>
      </w:tr>
      <w:tr w:rsidR="00C4205B" w:rsidRPr="00FB1623" w:rsidTr="00910096">
        <w:trPr>
          <w:cantSplit/>
        </w:trPr>
        <w:tc>
          <w:tcPr>
            <w:tcW w:w="2483" w:type="pct"/>
            <w:vMerge/>
            <w:tcMar>
              <w:top w:w="14" w:type="dxa"/>
              <w:left w:w="101" w:type="dxa"/>
              <w:bottom w:w="14" w:type="dxa"/>
              <w:right w:w="101" w:type="dxa"/>
            </w:tcMar>
          </w:tcPr>
          <w:p w:rsidR="00C4205B" w:rsidRPr="00FB1623" w:rsidRDefault="00C4205B" w:rsidP="009E547F">
            <w:pPr>
              <w:autoSpaceDE w:val="0"/>
              <w:autoSpaceDN w:val="0"/>
              <w:adjustRightInd w:val="0"/>
              <w:rPr>
                <w:bCs/>
              </w:rPr>
            </w:pPr>
          </w:p>
        </w:tc>
        <w:tc>
          <w:tcPr>
            <w:tcW w:w="2517"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Class Section number</w:t>
            </w:r>
            <w:r w:rsidRPr="00FB1623">
              <w:rPr>
                <w:bCs/>
              </w:rPr>
              <w:t xml:space="preserve"> = Section number</w:t>
            </w:r>
          </w:p>
        </w:tc>
      </w:tr>
      <w:tr w:rsidR="00C4205B" w:rsidRPr="00FB1623" w:rsidTr="00910096">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Units</w:t>
            </w:r>
            <w:r w:rsidRPr="00FB1623">
              <w:rPr>
                <w:bCs/>
              </w:rPr>
              <w:t xml:space="preserve"> = Credits</w:t>
            </w:r>
          </w:p>
        </w:tc>
        <w:tc>
          <w:tcPr>
            <w:tcW w:w="2517"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Class number</w:t>
            </w:r>
            <w:r w:rsidRPr="00FB1623">
              <w:rPr>
                <w:bCs/>
              </w:rPr>
              <w:t xml:space="preserve"> (4 digits)  = Call number</w:t>
            </w:r>
          </w:p>
        </w:tc>
      </w:tr>
      <w:tr w:rsidR="00C4205B" w:rsidRPr="00FB1623" w:rsidTr="00910096">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Grade Points</w:t>
            </w:r>
            <w:r w:rsidRPr="00FB1623">
              <w:rPr>
                <w:bCs/>
              </w:rPr>
              <w:t xml:space="preserve"> = Quality Points</w:t>
            </w:r>
          </w:p>
        </w:tc>
        <w:tc>
          <w:tcPr>
            <w:tcW w:w="2517"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Class Permission</w:t>
            </w:r>
            <w:r w:rsidRPr="00FB1623">
              <w:rPr>
                <w:bCs/>
              </w:rPr>
              <w:t xml:space="preserve"> numbers = Seat Codes</w:t>
            </w:r>
          </w:p>
        </w:tc>
      </w:tr>
      <w:tr w:rsidR="00C4205B" w:rsidRPr="00FB1623" w:rsidTr="00910096">
        <w:tc>
          <w:tcPr>
            <w:tcW w:w="2483"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Units Towards GPA</w:t>
            </w:r>
            <w:r w:rsidRPr="00FB1623">
              <w:rPr>
                <w:bCs/>
              </w:rPr>
              <w:t xml:space="preserve"> = Quality Hours</w:t>
            </w:r>
          </w:p>
        </w:tc>
        <w:tc>
          <w:tcPr>
            <w:tcW w:w="2517" w:type="pct"/>
            <w:tcMar>
              <w:top w:w="14" w:type="dxa"/>
              <w:left w:w="101" w:type="dxa"/>
              <w:bottom w:w="14" w:type="dxa"/>
              <w:right w:w="101" w:type="dxa"/>
            </w:tcMar>
          </w:tcPr>
          <w:p w:rsidR="00C4205B" w:rsidRPr="00FB1623" w:rsidRDefault="00C4205B" w:rsidP="009E547F">
            <w:pPr>
              <w:autoSpaceDE w:val="0"/>
              <w:autoSpaceDN w:val="0"/>
              <w:adjustRightInd w:val="0"/>
              <w:rPr>
                <w:bCs/>
              </w:rPr>
            </w:pPr>
            <w:r w:rsidRPr="00FB1623">
              <w:rPr>
                <w:b/>
                <w:bCs/>
              </w:rPr>
              <w:t>Academic Group</w:t>
            </w:r>
            <w:r w:rsidRPr="00FB1623">
              <w:rPr>
                <w:bCs/>
              </w:rPr>
              <w:t xml:space="preserve"> = College (CBE, CSM, etc.)</w:t>
            </w:r>
          </w:p>
        </w:tc>
      </w:tr>
    </w:tbl>
    <w:p w:rsidR="00C4205B" w:rsidRPr="00FB1623" w:rsidRDefault="00C4205B" w:rsidP="00C4205B">
      <w:pPr>
        <w:spacing w:line="120" w:lineRule="exact"/>
        <w:rPr>
          <w:color w:val="000000"/>
        </w:rPr>
      </w:pPr>
    </w:p>
    <w:p w:rsidR="00C4205B" w:rsidRPr="00FB1623" w:rsidRDefault="00603202" w:rsidP="00C4205B">
      <w:pPr>
        <w:rPr>
          <w:color w:val="000000"/>
        </w:rPr>
      </w:pPr>
      <w:r w:rsidRPr="00FB1623">
        <w:rPr>
          <w:color w:val="000000"/>
        </w:rPr>
        <w:t>For detailed tutorials, go to i</w:t>
      </w:r>
      <w:r w:rsidR="00C4205B" w:rsidRPr="00FB1623">
        <w:rPr>
          <w:color w:val="000000"/>
        </w:rPr>
        <w:t>nside.towson.edu, Help, Self Help Documents, PeopleSoft.</w:t>
      </w:r>
      <w:r w:rsidR="00C4205B" w:rsidRPr="00FB1623">
        <w:rPr>
          <w:color w:val="000000"/>
        </w:rPr>
        <w:tab/>
      </w:r>
    </w:p>
    <w:p w:rsidR="00C4205B" w:rsidRPr="00FB1623" w:rsidRDefault="00C4205B" w:rsidP="00C4205B">
      <w:pPr>
        <w:rPr>
          <w:i/>
        </w:rPr>
      </w:pPr>
    </w:p>
    <w:p w:rsidR="00C4205B" w:rsidRPr="00FB1623" w:rsidRDefault="00C4205B" w:rsidP="00C4205B">
      <w:pPr>
        <w:rPr>
          <w:i/>
        </w:rPr>
      </w:pPr>
    </w:p>
    <w:p w:rsidR="00942347" w:rsidRPr="00FB1623" w:rsidRDefault="00C4205B" w:rsidP="00942347">
      <w:pPr>
        <w:pStyle w:val="Heading1"/>
        <w:rPr>
          <w:rFonts w:ascii="Times New Roman" w:hAnsi="Times New Roman"/>
          <w:sz w:val="24"/>
          <w:szCs w:val="24"/>
        </w:rPr>
      </w:pPr>
      <w:r w:rsidRPr="00FB1623">
        <w:rPr>
          <w:rFonts w:ascii="Times New Roman" w:hAnsi="Times New Roman"/>
          <w:sz w:val="24"/>
          <w:szCs w:val="24"/>
        </w:rPr>
        <w:br w:type="page"/>
      </w:r>
    </w:p>
    <w:p w:rsidR="00DD1768" w:rsidRPr="00FB1623" w:rsidRDefault="00DD1768"/>
    <w:tbl>
      <w:tblPr>
        <w:tblW w:w="1058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tblPr>
      <w:tblGrid>
        <w:gridCol w:w="4914"/>
        <w:gridCol w:w="5670"/>
      </w:tblGrid>
      <w:tr w:rsidR="00CB6F46" w:rsidRPr="00FB1623" w:rsidTr="00CB6F46">
        <w:trPr>
          <w:trHeight w:val="735"/>
        </w:trPr>
        <w:tc>
          <w:tcPr>
            <w:tcW w:w="10584" w:type="dxa"/>
            <w:gridSpan w:val="2"/>
            <w:tcBorders>
              <w:top w:val="double" w:sz="4" w:space="0" w:color="auto"/>
              <w:left w:val="double" w:sz="4" w:space="0" w:color="auto"/>
              <w:bottom w:val="double" w:sz="4" w:space="0" w:color="auto"/>
              <w:right w:val="double" w:sz="4" w:space="0" w:color="auto"/>
            </w:tcBorders>
            <w:vAlign w:val="center"/>
          </w:tcPr>
          <w:p w:rsidR="00CB6F46" w:rsidRPr="00FB1623" w:rsidRDefault="00721801" w:rsidP="00721801">
            <w:pPr>
              <w:pStyle w:val="Heading1"/>
              <w:jc w:val="center"/>
              <w:rPr>
                <w:rFonts w:ascii="Times New Roman" w:hAnsi="Times New Roman"/>
                <w:caps/>
                <w:sz w:val="24"/>
                <w:szCs w:val="24"/>
              </w:rPr>
            </w:pPr>
            <w:bookmarkStart w:id="26" w:name="_Toc272398346"/>
            <w:r w:rsidRPr="00FB1623">
              <w:rPr>
                <w:rFonts w:ascii="Times New Roman" w:hAnsi="Times New Roman"/>
                <w:caps/>
                <w:sz w:val="24"/>
                <w:szCs w:val="24"/>
              </w:rPr>
              <w:t>whO IS RESPONSIBLE FOR WHAT IN ADVISING?</w:t>
            </w:r>
            <w:bookmarkEnd w:id="26"/>
          </w:p>
        </w:tc>
      </w:tr>
      <w:tr w:rsidR="00CB6F46" w:rsidRPr="00FB1623" w:rsidTr="00CB6F46">
        <w:trPr>
          <w:trHeight w:val="510"/>
        </w:trPr>
        <w:tc>
          <w:tcPr>
            <w:tcW w:w="4914" w:type="dxa"/>
            <w:tcBorders>
              <w:top w:val="double" w:sz="4" w:space="0" w:color="auto"/>
            </w:tcBorders>
            <w:vAlign w:val="center"/>
          </w:tcPr>
          <w:p w:rsidR="00CB6F46" w:rsidRPr="00FB1623" w:rsidRDefault="00CB6F46" w:rsidP="00CB6F46">
            <w:pPr>
              <w:jc w:val="center"/>
              <w:rPr>
                <w:b/>
                <w:bCs/>
              </w:rPr>
            </w:pPr>
            <w:r w:rsidRPr="00FB1623">
              <w:rPr>
                <w:b/>
                <w:bCs/>
              </w:rPr>
              <w:t>Faculty Advisor Responsibilities</w:t>
            </w:r>
          </w:p>
        </w:tc>
        <w:tc>
          <w:tcPr>
            <w:tcW w:w="5670" w:type="dxa"/>
            <w:tcBorders>
              <w:top w:val="double" w:sz="4" w:space="0" w:color="auto"/>
            </w:tcBorders>
            <w:vAlign w:val="center"/>
          </w:tcPr>
          <w:p w:rsidR="00CB6F46" w:rsidRPr="00FB1623" w:rsidRDefault="00CB6F46" w:rsidP="00CB6F46">
            <w:pPr>
              <w:jc w:val="center"/>
              <w:rPr>
                <w:b/>
                <w:bCs/>
              </w:rPr>
            </w:pPr>
            <w:r w:rsidRPr="00FB1623">
              <w:rPr>
                <w:b/>
                <w:bCs/>
              </w:rPr>
              <w:t>CBE Student Academic Services Responsibilities</w:t>
            </w:r>
          </w:p>
        </w:tc>
      </w:tr>
      <w:tr w:rsidR="00CB6F46" w:rsidRPr="00FB1623" w:rsidTr="00CB6F46">
        <w:trPr>
          <w:trHeight w:val="1502"/>
        </w:trPr>
        <w:tc>
          <w:tcPr>
            <w:tcW w:w="4914" w:type="dxa"/>
            <w:vAlign w:val="center"/>
          </w:tcPr>
          <w:p w:rsidR="00CB6F46" w:rsidRPr="00FB1623" w:rsidRDefault="00CB6F46" w:rsidP="00CB6F46">
            <w:pPr>
              <w:ind w:left="36"/>
            </w:pPr>
            <w:r w:rsidRPr="00FB1623">
              <w:rPr>
                <w:b/>
                <w:bCs/>
              </w:rPr>
              <w:t>Advise:</w:t>
            </w:r>
          </w:p>
          <w:p w:rsidR="00CB6F46" w:rsidRPr="00FB1623" w:rsidRDefault="0059557B" w:rsidP="001538F3">
            <w:pPr>
              <w:numPr>
                <w:ilvl w:val="0"/>
                <w:numId w:val="74"/>
              </w:numPr>
              <w:tabs>
                <w:tab w:val="clear" w:pos="1080"/>
                <w:tab w:val="num" w:pos="396"/>
              </w:tabs>
              <w:ind w:left="396"/>
            </w:pPr>
            <w:r w:rsidRPr="00FB1623">
              <w:t>a declared major/pre-</w:t>
            </w:r>
            <w:r w:rsidR="00CB6F46" w:rsidRPr="00FB1623">
              <w:t>major</w:t>
            </w:r>
          </w:p>
          <w:p w:rsidR="00CB6F46" w:rsidRPr="00FB1623" w:rsidRDefault="00CB6F46" w:rsidP="001538F3">
            <w:pPr>
              <w:numPr>
                <w:ilvl w:val="0"/>
                <w:numId w:val="74"/>
              </w:numPr>
              <w:tabs>
                <w:tab w:val="clear" w:pos="1080"/>
                <w:tab w:val="num" w:pos="396"/>
              </w:tabs>
              <w:ind w:left="396"/>
            </w:pPr>
            <w:r w:rsidRPr="00FB1623">
              <w:t>ensure proper planning of Gen</w:t>
            </w:r>
            <w:r w:rsidR="0059557B" w:rsidRPr="00FB1623">
              <w:t xml:space="preserve">eral </w:t>
            </w:r>
            <w:r w:rsidRPr="00FB1623">
              <w:t>Ed</w:t>
            </w:r>
            <w:r w:rsidR="0059557B" w:rsidRPr="00FB1623">
              <w:t>ucation</w:t>
            </w:r>
            <w:r w:rsidRPr="00FB1623">
              <w:t xml:space="preserve"> and major requirements including:</w:t>
            </w:r>
          </w:p>
          <w:p w:rsidR="00CB6F46" w:rsidRPr="00FB1623" w:rsidRDefault="00CB6F46" w:rsidP="001538F3">
            <w:pPr>
              <w:numPr>
                <w:ilvl w:val="0"/>
                <w:numId w:val="75"/>
              </w:numPr>
              <w:tabs>
                <w:tab w:val="clear" w:pos="1080"/>
                <w:tab w:val="num" w:pos="486"/>
              </w:tabs>
            </w:pPr>
            <w:r w:rsidRPr="00FB1623">
              <w:t>prerequisite(s)</w:t>
            </w:r>
          </w:p>
          <w:p w:rsidR="00CB6F46" w:rsidRPr="00FB1623" w:rsidRDefault="00CB6F46" w:rsidP="001538F3">
            <w:pPr>
              <w:numPr>
                <w:ilvl w:val="0"/>
                <w:numId w:val="75"/>
              </w:numPr>
              <w:tabs>
                <w:tab w:val="clear" w:pos="1080"/>
                <w:tab w:val="num" w:pos="486"/>
              </w:tabs>
            </w:pPr>
            <w:r w:rsidRPr="00FB1623">
              <w:t>sequence of courses</w:t>
            </w:r>
          </w:p>
        </w:tc>
        <w:tc>
          <w:tcPr>
            <w:tcW w:w="5670" w:type="dxa"/>
          </w:tcPr>
          <w:p w:rsidR="00CB6F46" w:rsidRPr="00FB1623" w:rsidRDefault="00CB6F46" w:rsidP="00CB6F46">
            <w:r w:rsidRPr="00FB1623">
              <w:rPr>
                <w:b/>
                <w:bCs/>
              </w:rPr>
              <w:t xml:space="preserve">Advise: </w:t>
            </w:r>
          </w:p>
          <w:p w:rsidR="00CB6F46" w:rsidRPr="00FB1623" w:rsidRDefault="00CB6F46" w:rsidP="001538F3">
            <w:pPr>
              <w:numPr>
                <w:ilvl w:val="0"/>
                <w:numId w:val="54"/>
              </w:numPr>
            </w:pPr>
            <w:r w:rsidRPr="00FB1623">
              <w:t>re-admitted student with an expired catalog (older than 10 years)</w:t>
            </w:r>
          </w:p>
          <w:p w:rsidR="00CB6F46" w:rsidRPr="00FB1623" w:rsidRDefault="00CB6F46" w:rsidP="001538F3">
            <w:pPr>
              <w:numPr>
                <w:ilvl w:val="0"/>
                <w:numId w:val="54"/>
              </w:numPr>
            </w:pPr>
            <w:r w:rsidRPr="00FB1623">
              <w:t xml:space="preserve">international </w:t>
            </w:r>
            <w:r w:rsidR="0059557B" w:rsidRPr="00FB1623">
              <w:t xml:space="preserve">transfer </w:t>
            </w:r>
            <w:r w:rsidRPr="00FB1623">
              <w:t>students (first semester)</w:t>
            </w:r>
          </w:p>
          <w:p w:rsidR="00CB6F46" w:rsidRPr="00FB1623" w:rsidRDefault="00CB6F46" w:rsidP="001538F3">
            <w:pPr>
              <w:numPr>
                <w:ilvl w:val="0"/>
                <w:numId w:val="54"/>
              </w:numPr>
            </w:pPr>
            <w:r w:rsidRPr="00FB1623">
              <w:t>B</w:t>
            </w:r>
            <w:r w:rsidR="0059557B" w:rsidRPr="00FB1623">
              <w:t>usiness Administration</w:t>
            </w:r>
            <w:r w:rsidRPr="00FB1623">
              <w:t xml:space="preserve"> minor</w:t>
            </w:r>
          </w:p>
        </w:tc>
      </w:tr>
      <w:tr w:rsidR="00CB6F46" w:rsidRPr="00FB1623" w:rsidTr="00103A1D">
        <w:trPr>
          <w:trHeight w:val="1340"/>
        </w:trPr>
        <w:tc>
          <w:tcPr>
            <w:tcW w:w="4914" w:type="dxa"/>
          </w:tcPr>
          <w:p w:rsidR="00CB6F46" w:rsidRPr="00FB1623" w:rsidRDefault="00CB6F46" w:rsidP="00103A1D">
            <w:pPr>
              <w:pStyle w:val="BodyText"/>
              <w:jc w:val="left"/>
            </w:pPr>
            <w:r w:rsidRPr="00FB1623">
              <w:rPr>
                <w:b/>
                <w:bCs/>
              </w:rPr>
              <w:t>Recommend</w:t>
            </w:r>
            <w:r w:rsidRPr="00FB1623">
              <w:t xml:space="preserve"> courses to meet student’s career and life goals:</w:t>
            </w:r>
          </w:p>
          <w:p w:rsidR="00CB6F46" w:rsidRPr="00FB1623" w:rsidRDefault="00CB6F46" w:rsidP="001538F3">
            <w:pPr>
              <w:numPr>
                <w:ilvl w:val="0"/>
                <w:numId w:val="55"/>
              </w:numPr>
            </w:pPr>
            <w:r w:rsidRPr="00FB1623">
              <w:t>GenEds</w:t>
            </w:r>
          </w:p>
          <w:p w:rsidR="00CB6F46" w:rsidRPr="00FB1623" w:rsidRDefault="00CB6F46" w:rsidP="001538F3">
            <w:pPr>
              <w:numPr>
                <w:ilvl w:val="0"/>
                <w:numId w:val="55"/>
              </w:numPr>
            </w:pPr>
            <w:r w:rsidRPr="00FB1623">
              <w:t xml:space="preserve">concentration/track elective (s) </w:t>
            </w:r>
          </w:p>
        </w:tc>
        <w:tc>
          <w:tcPr>
            <w:tcW w:w="5670" w:type="dxa"/>
          </w:tcPr>
          <w:p w:rsidR="00CB6F46" w:rsidRPr="00FB1623" w:rsidRDefault="00CB6F46" w:rsidP="00CB6F46">
            <w:r w:rsidRPr="00FB1623">
              <w:rPr>
                <w:b/>
                <w:bCs/>
              </w:rPr>
              <w:t>Evaluate transfer work</w:t>
            </w:r>
            <w:r w:rsidRPr="00FB1623">
              <w:t xml:space="preserve"> of all entering CBE students:</w:t>
            </w:r>
          </w:p>
          <w:p w:rsidR="00CB6F46" w:rsidRPr="00FB1623" w:rsidRDefault="00CB6F46" w:rsidP="001538F3">
            <w:pPr>
              <w:numPr>
                <w:ilvl w:val="0"/>
                <w:numId w:val="58"/>
              </w:numPr>
            </w:pPr>
            <w:r w:rsidRPr="00FB1623">
              <w:t>recommend courses to take first semester and register</w:t>
            </w:r>
          </w:p>
          <w:p w:rsidR="00CB6F46" w:rsidRPr="00FB1623" w:rsidRDefault="00CB6F46" w:rsidP="001538F3">
            <w:pPr>
              <w:numPr>
                <w:ilvl w:val="0"/>
                <w:numId w:val="58"/>
              </w:numPr>
            </w:pPr>
            <w:r w:rsidRPr="00FB1623">
              <w:t>recommend courses to petition for equivalency and assist in filling out the form</w:t>
            </w:r>
          </w:p>
          <w:p w:rsidR="00CB6F46" w:rsidRPr="00FB1623" w:rsidRDefault="00CB6F46" w:rsidP="001538F3">
            <w:pPr>
              <w:numPr>
                <w:ilvl w:val="0"/>
                <w:numId w:val="58"/>
              </w:numPr>
            </w:pPr>
            <w:r w:rsidRPr="00FB1623">
              <w:t>inform students of CBE policies at TU CARES</w:t>
            </w:r>
          </w:p>
        </w:tc>
      </w:tr>
      <w:tr w:rsidR="00CB6F46" w:rsidRPr="00FB1623" w:rsidTr="009A0B13">
        <w:trPr>
          <w:cantSplit/>
          <w:trHeight w:val="917"/>
        </w:trPr>
        <w:tc>
          <w:tcPr>
            <w:tcW w:w="4914" w:type="dxa"/>
            <w:vMerge w:val="restart"/>
            <w:vAlign w:val="center"/>
          </w:tcPr>
          <w:p w:rsidR="00CB6F46" w:rsidRPr="00FB1623" w:rsidRDefault="00CB6F46" w:rsidP="00CB6F46">
            <w:r w:rsidRPr="00FB1623">
              <w:rPr>
                <w:b/>
                <w:bCs/>
              </w:rPr>
              <w:t>Verify progress</w:t>
            </w:r>
            <w:r w:rsidRPr="00FB1623">
              <w:t xml:space="preserve"> in meeting all graduation requirements: </w:t>
            </w:r>
          </w:p>
          <w:p w:rsidR="00CB6F46" w:rsidRPr="00FB1623" w:rsidRDefault="00CB6F46" w:rsidP="001538F3">
            <w:pPr>
              <w:numPr>
                <w:ilvl w:val="0"/>
                <w:numId w:val="57"/>
              </w:numPr>
            </w:pPr>
            <w:r w:rsidRPr="00FB1623">
              <w:t>Gen</w:t>
            </w:r>
            <w:r w:rsidR="0059557B" w:rsidRPr="00FB1623">
              <w:t xml:space="preserve">eral </w:t>
            </w:r>
            <w:r w:rsidRPr="00FB1623">
              <w:t>Ed</w:t>
            </w:r>
            <w:r w:rsidR="0059557B" w:rsidRPr="00FB1623">
              <w:t>ucation</w:t>
            </w:r>
          </w:p>
          <w:p w:rsidR="00CB6F46" w:rsidRPr="00FB1623" w:rsidRDefault="00CB6F46" w:rsidP="001538F3">
            <w:pPr>
              <w:numPr>
                <w:ilvl w:val="0"/>
                <w:numId w:val="57"/>
              </w:numPr>
            </w:pPr>
            <w:r w:rsidRPr="00FB1623">
              <w:t>Major, concentration/track</w:t>
            </w:r>
          </w:p>
          <w:p w:rsidR="00CB6F46" w:rsidRPr="00FB1623" w:rsidRDefault="00CB6F46" w:rsidP="001538F3">
            <w:pPr>
              <w:numPr>
                <w:ilvl w:val="0"/>
                <w:numId w:val="57"/>
              </w:numPr>
            </w:pPr>
            <w:r w:rsidRPr="00FB1623">
              <w:t xml:space="preserve">120 credits; </w:t>
            </w:r>
          </w:p>
          <w:p w:rsidR="00CB6F46" w:rsidRPr="00FB1623" w:rsidRDefault="0059557B" w:rsidP="00AA7255">
            <w:pPr>
              <w:numPr>
                <w:ilvl w:val="1"/>
                <w:numId w:val="57"/>
              </w:numPr>
              <w:tabs>
                <w:tab w:val="clear" w:pos="1440"/>
                <w:tab w:val="num" w:pos="1116"/>
              </w:tabs>
              <w:ind w:left="1116"/>
            </w:pPr>
            <w:r w:rsidRPr="00FB1623">
              <w:t xml:space="preserve">Check for </w:t>
            </w:r>
            <w:r w:rsidR="00CB6F46" w:rsidRPr="00FB1623">
              <w:t xml:space="preserve">duplication of transfer courses </w:t>
            </w:r>
          </w:p>
          <w:p w:rsidR="00CB6F46" w:rsidRPr="00FB1623" w:rsidRDefault="0059557B" w:rsidP="00AA7255">
            <w:pPr>
              <w:numPr>
                <w:ilvl w:val="1"/>
                <w:numId w:val="57"/>
              </w:numPr>
              <w:tabs>
                <w:tab w:val="clear" w:pos="1440"/>
                <w:tab w:val="num" w:pos="1116"/>
              </w:tabs>
              <w:ind w:left="1116"/>
            </w:pPr>
            <w:r w:rsidRPr="00FB1623">
              <w:t xml:space="preserve">Check for </w:t>
            </w:r>
            <w:r w:rsidR="00CB6F46" w:rsidRPr="00FB1623">
              <w:t xml:space="preserve">repeated courses </w:t>
            </w:r>
          </w:p>
        </w:tc>
        <w:tc>
          <w:tcPr>
            <w:tcW w:w="5670" w:type="dxa"/>
            <w:vAlign w:val="center"/>
          </w:tcPr>
          <w:p w:rsidR="00CB6F46" w:rsidRPr="00FB1623" w:rsidRDefault="00CB6F46" w:rsidP="00CB6F46">
            <w:r w:rsidRPr="00FB1623">
              <w:t xml:space="preserve">Assist student in planning a </w:t>
            </w:r>
            <w:r w:rsidRPr="00FB1623">
              <w:rPr>
                <w:b/>
                <w:bCs/>
              </w:rPr>
              <w:t>Study Abroad</w:t>
            </w:r>
            <w:r w:rsidRPr="00FB1623">
              <w:t xml:space="preserve"> and National Student Exchange (NSE) experience </w:t>
            </w:r>
          </w:p>
        </w:tc>
      </w:tr>
      <w:tr w:rsidR="004F6122" w:rsidRPr="00FB1623" w:rsidTr="00B202BA">
        <w:trPr>
          <w:cantSplit/>
          <w:trHeight w:val="1270"/>
        </w:trPr>
        <w:tc>
          <w:tcPr>
            <w:tcW w:w="4914" w:type="dxa"/>
            <w:vMerge/>
            <w:vAlign w:val="center"/>
          </w:tcPr>
          <w:p w:rsidR="004F6122" w:rsidRPr="00FB1623" w:rsidRDefault="004F6122" w:rsidP="00CB6F46">
            <w:pPr>
              <w:rPr>
                <w:b/>
                <w:bCs/>
              </w:rPr>
            </w:pPr>
          </w:p>
        </w:tc>
        <w:tc>
          <w:tcPr>
            <w:tcW w:w="5670" w:type="dxa"/>
            <w:vAlign w:val="center"/>
          </w:tcPr>
          <w:p w:rsidR="004F6122" w:rsidRPr="00FB1623" w:rsidRDefault="004F6122" w:rsidP="00CB6F46">
            <w:r w:rsidRPr="00FB1623">
              <w:t xml:space="preserve">Provide information/advise </w:t>
            </w:r>
            <w:r w:rsidRPr="00FB1623">
              <w:rPr>
                <w:b/>
                <w:bCs/>
              </w:rPr>
              <w:t>prospective</w:t>
            </w:r>
            <w:r w:rsidRPr="00FB1623">
              <w:t xml:space="preserve"> student exploring a CBE major, concentration/track or minor</w:t>
            </w:r>
          </w:p>
        </w:tc>
      </w:tr>
    </w:tbl>
    <w:p w:rsidR="00CB6F46" w:rsidRPr="00FB1623" w:rsidRDefault="00CB6F46" w:rsidP="00CB6F46">
      <w:pPr>
        <w:ind w:left="360" w:hanging="360"/>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806"/>
        <w:gridCol w:w="5814"/>
      </w:tblGrid>
      <w:tr w:rsidR="00CB6F46" w:rsidRPr="00FB1623" w:rsidTr="00103A1D">
        <w:trPr>
          <w:trHeight w:val="447"/>
        </w:trPr>
        <w:tc>
          <w:tcPr>
            <w:tcW w:w="10620" w:type="dxa"/>
            <w:gridSpan w:val="2"/>
            <w:tcBorders>
              <w:top w:val="double" w:sz="4" w:space="0" w:color="auto"/>
              <w:left w:val="double" w:sz="4" w:space="0" w:color="auto"/>
              <w:bottom w:val="double" w:sz="4" w:space="0" w:color="auto"/>
              <w:right w:val="double" w:sz="4" w:space="0" w:color="auto"/>
            </w:tcBorders>
            <w:vAlign w:val="center"/>
          </w:tcPr>
          <w:p w:rsidR="00CB6F46" w:rsidRPr="00FB1623" w:rsidRDefault="00CB6F46" w:rsidP="00103A1D">
            <w:pPr>
              <w:rPr>
                <w:b/>
                <w:caps/>
              </w:rPr>
            </w:pPr>
            <w:r w:rsidRPr="00FB1623">
              <w:rPr>
                <w:b/>
                <w:caps/>
              </w:rPr>
              <w:t>Where to Send a Student for CBE</w:t>
            </w:r>
            <w:r w:rsidR="00103A1D" w:rsidRPr="00FB1623">
              <w:rPr>
                <w:b/>
                <w:caps/>
              </w:rPr>
              <w:t xml:space="preserve"> </w:t>
            </w:r>
            <w:r w:rsidRPr="00FB1623">
              <w:rPr>
                <w:b/>
                <w:caps/>
              </w:rPr>
              <w:t>Procedures, Petitions and Paperwork</w:t>
            </w:r>
          </w:p>
        </w:tc>
      </w:tr>
      <w:tr w:rsidR="00CB6F46" w:rsidRPr="00FB1623" w:rsidTr="00103A1D">
        <w:trPr>
          <w:trHeight w:val="348"/>
        </w:trPr>
        <w:tc>
          <w:tcPr>
            <w:tcW w:w="4806" w:type="dxa"/>
            <w:tcBorders>
              <w:top w:val="double" w:sz="4" w:space="0" w:color="auto"/>
            </w:tcBorders>
            <w:vAlign w:val="center"/>
          </w:tcPr>
          <w:p w:rsidR="00CB6F46" w:rsidRPr="00FB1623" w:rsidRDefault="00CB6F46" w:rsidP="00CB6F46">
            <w:pPr>
              <w:jc w:val="center"/>
              <w:rPr>
                <w:b/>
                <w:bCs/>
              </w:rPr>
            </w:pPr>
            <w:r w:rsidRPr="00FB1623">
              <w:rPr>
                <w:b/>
                <w:bCs/>
              </w:rPr>
              <w:t>Department</w:t>
            </w:r>
          </w:p>
        </w:tc>
        <w:tc>
          <w:tcPr>
            <w:tcW w:w="5814" w:type="dxa"/>
            <w:tcBorders>
              <w:top w:val="double" w:sz="4" w:space="0" w:color="auto"/>
            </w:tcBorders>
            <w:vAlign w:val="center"/>
          </w:tcPr>
          <w:p w:rsidR="00CB6F46" w:rsidRPr="00FB1623" w:rsidRDefault="00CB6F46" w:rsidP="00CB6F46">
            <w:pPr>
              <w:jc w:val="center"/>
              <w:rPr>
                <w:b/>
                <w:bCs/>
              </w:rPr>
            </w:pPr>
            <w:r w:rsidRPr="00FB1623">
              <w:rPr>
                <w:b/>
                <w:bCs/>
              </w:rPr>
              <w:t>CBE Student Academic Services</w:t>
            </w:r>
          </w:p>
        </w:tc>
      </w:tr>
      <w:tr w:rsidR="00CB6F46" w:rsidRPr="00FB1623" w:rsidTr="00CB6F46">
        <w:trPr>
          <w:cantSplit/>
          <w:trHeight w:val="800"/>
        </w:trPr>
        <w:tc>
          <w:tcPr>
            <w:tcW w:w="4806" w:type="dxa"/>
          </w:tcPr>
          <w:p w:rsidR="00CB6F46" w:rsidRPr="00FB1623" w:rsidRDefault="00CB6F46" w:rsidP="00CB6F46">
            <w:pPr>
              <w:rPr>
                <w:b/>
                <w:bCs/>
              </w:rPr>
            </w:pPr>
            <w:r w:rsidRPr="00FB1623">
              <w:rPr>
                <w:b/>
                <w:bCs/>
              </w:rPr>
              <w:t>Forms:</w:t>
            </w:r>
          </w:p>
          <w:p w:rsidR="00CB6F46" w:rsidRPr="00FB1623" w:rsidRDefault="00CB6F46" w:rsidP="001538F3">
            <w:pPr>
              <w:numPr>
                <w:ilvl w:val="0"/>
                <w:numId w:val="59"/>
              </w:numPr>
            </w:pPr>
            <w:r w:rsidRPr="00FB1623">
              <w:t>Application for Independent Study/ Research</w:t>
            </w:r>
            <w:r w:rsidR="007D2800">
              <w:t>/ Departmental Internships (497)</w:t>
            </w:r>
          </w:p>
        </w:tc>
        <w:tc>
          <w:tcPr>
            <w:tcW w:w="5814" w:type="dxa"/>
          </w:tcPr>
          <w:p w:rsidR="00CB6F46" w:rsidRPr="00FB1623" w:rsidRDefault="00CB6F46" w:rsidP="00CB6F46">
            <w:r w:rsidRPr="00FB1623">
              <w:rPr>
                <w:b/>
                <w:bCs/>
              </w:rPr>
              <w:t>Forms</w:t>
            </w:r>
            <w:r w:rsidRPr="00FB1623">
              <w:t xml:space="preserve">: </w:t>
            </w:r>
          </w:p>
          <w:p w:rsidR="00CB6F46" w:rsidRPr="00FB1623" w:rsidRDefault="00CB6F46" w:rsidP="001538F3">
            <w:pPr>
              <w:numPr>
                <w:ilvl w:val="0"/>
                <w:numId w:val="56"/>
              </w:numPr>
            </w:pPr>
            <w:r w:rsidRPr="00FB1623">
              <w:t xml:space="preserve">Petition for Acceptance of Transfer Course for CBE major/minor (transfer students.) </w:t>
            </w:r>
          </w:p>
        </w:tc>
      </w:tr>
      <w:tr w:rsidR="00CB6F46" w:rsidRPr="00FB1623" w:rsidTr="00CB6F46">
        <w:trPr>
          <w:cantSplit/>
          <w:trHeight w:val="575"/>
        </w:trPr>
        <w:tc>
          <w:tcPr>
            <w:tcW w:w="4806" w:type="dxa"/>
          </w:tcPr>
          <w:p w:rsidR="00CB6F46" w:rsidRPr="00FB1623" w:rsidRDefault="00CB6F46" w:rsidP="00CB6F46">
            <w:pPr>
              <w:rPr>
                <w:b/>
                <w:bCs/>
              </w:rPr>
            </w:pPr>
            <w:r w:rsidRPr="00FB1623">
              <w:t xml:space="preserve">To petition a </w:t>
            </w:r>
            <w:r w:rsidRPr="00FB1623">
              <w:rPr>
                <w:b/>
                <w:bCs/>
              </w:rPr>
              <w:t>Concentration /Track</w:t>
            </w:r>
            <w:r w:rsidRPr="00FB1623">
              <w:t xml:space="preserve"> course for acceptance as a </w:t>
            </w:r>
            <w:r w:rsidRPr="00FB1623">
              <w:rPr>
                <w:b/>
                <w:bCs/>
              </w:rPr>
              <w:t>course substitution.</w:t>
            </w:r>
          </w:p>
        </w:tc>
        <w:tc>
          <w:tcPr>
            <w:tcW w:w="5814" w:type="dxa"/>
          </w:tcPr>
          <w:p w:rsidR="00CB6F46" w:rsidRPr="00FB1623" w:rsidRDefault="00CB6F46" w:rsidP="00CB6F46">
            <w:pPr>
              <w:rPr>
                <w:b/>
                <w:bCs/>
              </w:rPr>
            </w:pPr>
            <w:r w:rsidRPr="00FB1623">
              <w:t xml:space="preserve">To evaluate course petitions for the </w:t>
            </w:r>
            <w:r w:rsidRPr="00FB1623">
              <w:rPr>
                <w:b/>
                <w:bCs/>
              </w:rPr>
              <w:t>BUAD minor</w:t>
            </w:r>
            <w:r w:rsidRPr="00FB1623">
              <w:t xml:space="preserve"> and resolve graduation deficiencies for the BUAD minor</w:t>
            </w:r>
          </w:p>
        </w:tc>
      </w:tr>
      <w:tr w:rsidR="00CB6F46" w:rsidRPr="00FB1623" w:rsidTr="00CB6F46">
        <w:trPr>
          <w:trHeight w:val="465"/>
        </w:trPr>
        <w:tc>
          <w:tcPr>
            <w:tcW w:w="4806" w:type="dxa"/>
          </w:tcPr>
          <w:p w:rsidR="00CB6F46" w:rsidRPr="00FB1623" w:rsidRDefault="00CB6F46" w:rsidP="00CB6F46">
            <w:r w:rsidRPr="00FB1623">
              <w:t xml:space="preserve">To acquire approval of </w:t>
            </w:r>
            <w:r w:rsidRPr="00FB1623">
              <w:rPr>
                <w:b/>
                <w:bCs/>
              </w:rPr>
              <w:t xml:space="preserve">Independent Study or Research.  </w:t>
            </w:r>
          </w:p>
        </w:tc>
        <w:tc>
          <w:tcPr>
            <w:tcW w:w="5814" w:type="dxa"/>
            <w:vMerge w:val="restart"/>
          </w:tcPr>
          <w:p w:rsidR="00CB6F46" w:rsidRPr="00FB1623" w:rsidRDefault="00CB6F46" w:rsidP="00CB6F46">
            <w:r w:rsidRPr="00FB1623">
              <w:t xml:space="preserve">To </w:t>
            </w:r>
            <w:r w:rsidRPr="00FB1623">
              <w:rPr>
                <w:b/>
                <w:bCs/>
              </w:rPr>
              <w:t>provide information</w:t>
            </w:r>
            <w:r w:rsidRPr="00FB1623">
              <w:t xml:space="preserve"> on university and CBE academic policies and procedures such as:</w:t>
            </w:r>
          </w:p>
          <w:p w:rsidR="00CB6F46" w:rsidRPr="00FB1623" w:rsidRDefault="00CB6F46" w:rsidP="001538F3">
            <w:pPr>
              <w:numPr>
                <w:ilvl w:val="0"/>
                <w:numId w:val="73"/>
              </w:numPr>
            </w:pPr>
            <w:r w:rsidRPr="00FB1623">
              <w:t>maximum of 64 credits transferred from community college</w:t>
            </w:r>
          </w:p>
          <w:p w:rsidR="00CB6F46" w:rsidRPr="00FB1623" w:rsidRDefault="00CB6F46" w:rsidP="001538F3">
            <w:pPr>
              <w:numPr>
                <w:ilvl w:val="0"/>
                <w:numId w:val="73"/>
              </w:numPr>
            </w:pPr>
            <w:r w:rsidRPr="00FB1623">
              <w:t xml:space="preserve">petitioning the Academic Standards Committee  </w:t>
            </w:r>
          </w:p>
          <w:p w:rsidR="00CB6F46" w:rsidRPr="00FB1623" w:rsidRDefault="00CB6F46" w:rsidP="00CB6F46"/>
        </w:tc>
      </w:tr>
      <w:tr w:rsidR="00CB6F46" w:rsidRPr="00FB1623" w:rsidTr="00CB6F46">
        <w:trPr>
          <w:cantSplit/>
          <w:trHeight w:val="1070"/>
        </w:trPr>
        <w:tc>
          <w:tcPr>
            <w:tcW w:w="4806" w:type="dxa"/>
          </w:tcPr>
          <w:p w:rsidR="00CB6F46" w:rsidRPr="00FB1623" w:rsidRDefault="00CB6F46" w:rsidP="00CB6F46">
            <w:r w:rsidRPr="00FB1623">
              <w:t xml:space="preserve">To </w:t>
            </w:r>
            <w:r w:rsidRPr="00FB1623">
              <w:rPr>
                <w:b/>
                <w:bCs/>
              </w:rPr>
              <w:t>resolve a graduation deficiency</w:t>
            </w:r>
            <w:r w:rsidRPr="00FB1623">
              <w:t xml:space="preserve"> including</w:t>
            </w:r>
          </w:p>
          <w:p w:rsidR="00CB6F46" w:rsidRPr="00FB1623" w:rsidRDefault="00CB6F46" w:rsidP="001538F3">
            <w:pPr>
              <w:numPr>
                <w:ilvl w:val="0"/>
                <w:numId w:val="60"/>
              </w:numPr>
            </w:pPr>
            <w:r w:rsidRPr="00FB1623">
              <w:t xml:space="preserve">major/concentration/track course </w:t>
            </w:r>
          </w:p>
          <w:p w:rsidR="00CB6F46" w:rsidRPr="00FB1623" w:rsidRDefault="00CB6F46" w:rsidP="001538F3">
            <w:pPr>
              <w:numPr>
                <w:ilvl w:val="0"/>
                <w:numId w:val="60"/>
              </w:numPr>
            </w:pPr>
            <w:r w:rsidRPr="00FB1623">
              <w:t xml:space="preserve">duplication of transfer courses </w:t>
            </w:r>
          </w:p>
          <w:p w:rsidR="00CB6F46" w:rsidRPr="00FB1623" w:rsidRDefault="00CB6F46" w:rsidP="001538F3">
            <w:pPr>
              <w:numPr>
                <w:ilvl w:val="0"/>
                <w:numId w:val="60"/>
              </w:numPr>
            </w:pPr>
            <w:r w:rsidRPr="00FB1623">
              <w:t>misadvising in the university requirements</w:t>
            </w:r>
          </w:p>
        </w:tc>
        <w:tc>
          <w:tcPr>
            <w:tcW w:w="5814" w:type="dxa"/>
            <w:vMerge/>
          </w:tcPr>
          <w:p w:rsidR="00CB6F46" w:rsidRPr="00FB1623" w:rsidRDefault="00CB6F46" w:rsidP="00CB6F46"/>
        </w:tc>
      </w:tr>
    </w:tbl>
    <w:p w:rsidR="009A0B13" w:rsidRPr="00FB1623" w:rsidRDefault="009A0B13">
      <w:r w:rsidRPr="00FB1623">
        <w:br w:type="page"/>
      </w:r>
    </w:p>
    <w:p w:rsidR="00621196" w:rsidRPr="00FB1623" w:rsidRDefault="00ED6C11" w:rsidP="00621196">
      <w:pPr>
        <w:pStyle w:val="Heading1"/>
        <w:jc w:val="center"/>
        <w:rPr>
          <w:rFonts w:ascii="Times New Roman" w:hAnsi="Times New Roman"/>
          <w:caps/>
          <w:sz w:val="24"/>
          <w:szCs w:val="24"/>
        </w:rPr>
      </w:pPr>
      <w:bookmarkStart w:id="27" w:name="_Toc272398347"/>
      <w:r w:rsidRPr="00FB1623">
        <w:rPr>
          <w:rFonts w:ascii="Times New Roman" w:hAnsi="Times New Roman"/>
          <w:caps/>
          <w:sz w:val="24"/>
          <w:szCs w:val="24"/>
        </w:rPr>
        <w:lastRenderedPageBreak/>
        <w:t xml:space="preserve">Admission to </w:t>
      </w:r>
      <w:r w:rsidR="00621196" w:rsidRPr="00FB1623">
        <w:rPr>
          <w:rFonts w:ascii="Times New Roman" w:hAnsi="Times New Roman"/>
          <w:caps/>
          <w:sz w:val="24"/>
          <w:szCs w:val="24"/>
        </w:rPr>
        <w:t>cbe screened majors</w:t>
      </w:r>
      <w:bookmarkEnd w:id="27"/>
    </w:p>
    <w:p w:rsidR="00ED6C11" w:rsidRPr="00FB1623" w:rsidRDefault="00ED6C11" w:rsidP="000C151B">
      <w:pPr>
        <w:pStyle w:val="Heading2"/>
        <w:rPr>
          <w:rFonts w:ascii="Times New Roman" w:hAnsi="Times New Roman" w:cs="Times New Roman"/>
          <w:caps/>
          <w:sz w:val="24"/>
          <w:szCs w:val="24"/>
          <w:u w:val="none"/>
        </w:rPr>
      </w:pPr>
      <w:r w:rsidRPr="00FB1623">
        <w:rPr>
          <w:rFonts w:ascii="Times New Roman" w:hAnsi="Times New Roman" w:cs="Times New Roman"/>
          <w:sz w:val="24"/>
          <w:szCs w:val="24"/>
          <w:u w:val="none"/>
        </w:rPr>
        <w:t xml:space="preserve"> </w:t>
      </w:r>
      <w:bookmarkStart w:id="28" w:name="_Toc272398348"/>
      <w:r w:rsidRPr="00FB1623">
        <w:rPr>
          <w:rFonts w:ascii="Times New Roman" w:hAnsi="Times New Roman" w:cs="Times New Roman"/>
          <w:caps/>
          <w:sz w:val="24"/>
          <w:szCs w:val="24"/>
          <w:u w:val="none"/>
        </w:rPr>
        <w:t>Accounting Major</w:t>
      </w:r>
      <w:bookmarkEnd w:id="28"/>
    </w:p>
    <w:p w:rsidR="00ED6C11" w:rsidRPr="00FB1623" w:rsidRDefault="0004302D" w:rsidP="00ED6C11">
      <w:r w:rsidRPr="00FB1623">
        <w:t>S</w:t>
      </w:r>
      <w:r w:rsidR="00ED6C11" w:rsidRPr="00FB1623">
        <w:t xml:space="preserve">tudents must complete the “Admission to the Accounting Major” Form (available at </w:t>
      </w:r>
      <w:hyperlink r:id="rId70" w:history="1">
        <w:r w:rsidRPr="00FB1623">
          <w:rPr>
            <w:rStyle w:val="Hyperlink"/>
          </w:rPr>
          <w:t>http://www.towson.edu/cbe/Files/advising/ACCT_Admission_Application.pdf</w:t>
        </w:r>
      </w:hyperlink>
      <w:r w:rsidR="00ED6C11" w:rsidRPr="00FB1623">
        <w:t xml:space="preserve">) and </w:t>
      </w:r>
      <w:r w:rsidR="00EE7551" w:rsidRPr="00FB1623">
        <w:t xml:space="preserve">submit the form along with a copy of their Degree Progress Report to the Accounting Department Office, Stephens Hall 101.  The form will </w:t>
      </w:r>
      <w:r w:rsidR="00ED6C11" w:rsidRPr="00FB1623">
        <w:t>indicate that they satisfy all of the following requirements (Items 1 through 6):</w:t>
      </w:r>
    </w:p>
    <w:p w:rsidR="00ED6C11" w:rsidRPr="00FB1623" w:rsidRDefault="00ED6C11" w:rsidP="00ED6C11"/>
    <w:p w:rsidR="00ED6C11" w:rsidRPr="00FB1623" w:rsidRDefault="00ED6C11" w:rsidP="00212E80">
      <w:pPr>
        <w:numPr>
          <w:ilvl w:val="0"/>
          <w:numId w:val="26"/>
        </w:numPr>
      </w:pPr>
      <w:r w:rsidRPr="00FB1623">
        <w:t>Formal admission to TU as a degree candidate.</w:t>
      </w:r>
    </w:p>
    <w:p w:rsidR="00ED6C11" w:rsidRPr="00FB1623" w:rsidRDefault="00ED6C11" w:rsidP="00212E80">
      <w:pPr>
        <w:numPr>
          <w:ilvl w:val="0"/>
          <w:numId w:val="26"/>
        </w:numPr>
      </w:pPr>
      <w:r w:rsidRPr="00FB1623">
        <w:t>Minimum CGPA of 2.70.</w:t>
      </w:r>
    </w:p>
    <w:p w:rsidR="00ED6C11" w:rsidRPr="00FB1623" w:rsidRDefault="00ED6C11" w:rsidP="00212E80">
      <w:pPr>
        <w:numPr>
          <w:ilvl w:val="0"/>
          <w:numId w:val="26"/>
        </w:numPr>
      </w:pPr>
      <w:r w:rsidRPr="00FB1623">
        <w:t>Grade equivalent of 2.0 or higher in each lower level core course.</w:t>
      </w:r>
    </w:p>
    <w:p w:rsidR="00ED6C11" w:rsidRPr="00FB1623" w:rsidRDefault="00ED6C11" w:rsidP="00212E80">
      <w:pPr>
        <w:numPr>
          <w:ilvl w:val="0"/>
          <w:numId w:val="26"/>
        </w:numPr>
      </w:pPr>
      <w:r w:rsidRPr="00FB1623">
        <w:t>Minimum CGPA of 2.70 for ALL Upper Level accounting courses at Towson. To be admitted,</w:t>
      </w:r>
      <w:r w:rsidR="0004302D" w:rsidRPr="00FB1623">
        <w:t xml:space="preserve"> students must take at least 3 upper l</w:t>
      </w:r>
      <w:r w:rsidRPr="00FB1623">
        <w:t>evel accounting courses (</w:t>
      </w:r>
      <w:r w:rsidRPr="00FB1623">
        <w:rPr>
          <w:u w:val="single"/>
        </w:rPr>
        <w:t>minimum of 9 credits</w:t>
      </w:r>
      <w:r w:rsidRPr="00FB1623">
        <w:t xml:space="preserve">). The specific requirements are: </w:t>
      </w:r>
    </w:p>
    <w:p w:rsidR="00ED6C11" w:rsidRPr="00FB1623" w:rsidRDefault="00ED6C11" w:rsidP="00212E80">
      <w:pPr>
        <w:numPr>
          <w:ilvl w:val="1"/>
          <w:numId w:val="26"/>
        </w:numPr>
      </w:pPr>
      <w:r w:rsidRPr="00FB1623">
        <w:t xml:space="preserve">ACCT 301 -- Intermediate Accounting I (3 credits) – </w:t>
      </w:r>
      <w:r w:rsidRPr="00FB1623">
        <w:rPr>
          <w:u w:val="single"/>
        </w:rPr>
        <w:t>MUST be taken</w:t>
      </w:r>
      <w:r w:rsidRPr="00FB1623">
        <w:t xml:space="preserve">. </w:t>
      </w:r>
    </w:p>
    <w:p w:rsidR="00ED6C11" w:rsidRPr="00FB1623" w:rsidRDefault="00ED6C11" w:rsidP="00212E80">
      <w:pPr>
        <w:numPr>
          <w:ilvl w:val="1"/>
          <w:numId w:val="26"/>
        </w:numPr>
      </w:pPr>
      <w:r w:rsidRPr="00FB1623">
        <w:t xml:space="preserve">2 </w:t>
      </w:r>
      <w:r w:rsidR="0004302D" w:rsidRPr="00FB1623">
        <w:t>other upper l</w:t>
      </w:r>
      <w:r w:rsidRPr="00FB1623">
        <w:t xml:space="preserve">evel accounting courses (6 credits) must be chosen from:  </w:t>
      </w:r>
    </w:p>
    <w:p w:rsidR="00ED6C11" w:rsidRPr="00FB1623" w:rsidRDefault="00ED6C11" w:rsidP="00ED6C11">
      <w:pPr>
        <w:ind w:left="720"/>
      </w:pPr>
      <w:r w:rsidRPr="00FB1623">
        <w:t xml:space="preserve"> </w:t>
      </w:r>
      <w:r w:rsidRPr="00FB1623">
        <w:tab/>
        <w:t>ACCT 300 – Accounting Information Systems</w:t>
      </w:r>
    </w:p>
    <w:p w:rsidR="00ED6C11" w:rsidRPr="00FB1623" w:rsidRDefault="00ED6C11" w:rsidP="00ED6C11">
      <w:pPr>
        <w:ind w:left="720" w:firstLine="720"/>
      </w:pPr>
      <w:r w:rsidRPr="00FB1623">
        <w:t>ACCT 302 – Intermediate Accounting II</w:t>
      </w:r>
    </w:p>
    <w:p w:rsidR="00ED6C11" w:rsidRPr="00FB1623" w:rsidRDefault="00ED6C11" w:rsidP="00ED6C11">
      <w:pPr>
        <w:ind w:left="720" w:firstLine="720"/>
      </w:pPr>
      <w:r w:rsidRPr="00FB1623">
        <w:t>ACCT 341 -- Cost Accounting I</w:t>
      </w:r>
    </w:p>
    <w:p w:rsidR="00ED6C11" w:rsidRPr="00FB1623" w:rsidRDefault="00ED6C11" w:rsidP="00ED6C11">
      <w:pPr>
        <w:ind w:left="720" w:firstLine="720"/>
      </w:pPr>
      <w:r w:rsidRPr="00FB1623">
        <w:t>ACCT 361 – Tax Accounting I</w:t>
      </w:r>
    </w:p>
    <w:p w:rsidR="00ED6C11" w:rsidRPr="00FB1623" w:rsidRDefault="00ED6C11" w:rsidP="00ED6C11">
      <w:pPr>
        <w:ind w:left="720" w:firstLine="720"/>
      </w:pPr>
      <w:r w:rsidRPr="00FB1623">
        <w:t>ACCT 362 -- Tax Accounting II</w:t>
      </w:r>
    </w:p>
    <w:p w:rsidR="00ED6C11" w:rsidRPr="00FB1623" w:rsidRDefault="00ED6C11" w:rsidP="00ED6C11">
      <w:pPr>
        <w:ind w:left="720" w:firstLine="720"/>
      </w:pPr>
      <w:r w:rsidRPr="00FB1623">
        <w:t>ACCT 342 -- Cost Accounting II</w:t>
      </w:r>
    </w:p>
    <w:p w:rsidR="00ED6C11" w:rsidRPr="00FB1623" w:rsidRDefault="00ED6C11" w:rsidP="00212E80">
      <w:pPr>
        <w:numPr>
          <w:ilvl w:val="1"/>
          <w:numId w:val="26"/>
        </w:numPr>
      </w:pPr>
      <w:r w:rsidRPr="00FB1623">
        <w:t>At least two out of the three courses must be taken at Towson University.</w:t>
      </w:r>
    </w:p>
    <w:p w:rsidR="00ED6C11" w:rsidRPr="00FB1623" w:rsidRDefault="00ED6C11" w:rsidP="00212E80">
      <w:pPr>
        <w:numPr>
          <w:ilvl w:val="1"/>
          <w:numId w:val="26"/>
        </w:numPr>
      </w:pPr>
      <w:r w:rsidRPr="00FB1623">
        <w:t xml:space="preserve">If ACCT 301 – Intermediate Accounting I – has been taken at another institution </w:t>
      </w:r>
      <w:r w:rsidRPr="00FB1623">
        <w:rPr>
          <w:u w:val="single"/>
        </w:rPr>
        <w:t>and</w:t>
      </w:r>
      <w:r w:rsidRPr="00FB1623">
        <w:t xml:space="preserve"> has been accepted by Towson University, ACCT 302 – Intermediate Accounting II – must be one of the two remaining courses taken at Towson University.  </w:t>
      </w:r>
    </w:p>
    <w:p w:rsidR="00ED6C11" w:rsidRPr="00FB1623" w:rsidRDefault="00ED6C11" w:rsidP="00ED6C11">
      <w:pPr>
        <w:ind w:left="360"/>
      </w:pPr>
      <w:r w:rsidRPr="00FB1623">
        <w:t>5.  A passing score for the CBE Computer Proficiency Exam</w:t>
      </w:r>
    </w:p>
    <w:p w:rsidR="00ED6C11" w:rsidRPr="00FB1623" w:rsidRDefault="00ED6C11" w:rsidP="00212E80">
      <w:pPr>
        <w:numPr>
          <w:ilvl w:val="0"/>
          <w:numId w:val="27"/>
        </w:numPr>
      </w:pPr>
      <w:r w:rsidRPr="00FB1623">
        <w:t>Completion of:</w:t>
      </w:r>
    </w:p>
    <w:p w:rsidR="00ED6C11" w:rsidRPr="00FB1623" w:rsidRDefault="00ED6C11" w:rsidP="00212E80">
      <w:pPr>
        <w:numPr>
          <w:ilvl w:val="0"/>
          <w:numId w:val="28"/>
        </w:numPr>
      </w:pPr>
      <w:r w:rsidRPr="00FB1623">
        <w:t>ECON 205 or MATH 231 (Statistics) with a grade equivalent of 2.00 or higher</w:t>
      </w:r>
    </w:p>
    <w:p w:rsidR="00ED6C11" w:rsidRPr="00FB1623" w:rsidRDefault="00ED6C11" w:rsidP="00212E80">
      <w:pPr>
        <w:numPr>
          <w:ilvl w:val="0"/>
          <w:numId w:val="28"/>
        </w:numPr>
      </w:pPr>
      <w:r w:rsidRPr="00FB1623">
        <w:t>ANTH or PSYC or SOCI course</w:t>
      </w:r>
    </w:p>
    <w:p w:rsidR="00ED6C11" w:rsidRPr="00FB1623" w:rsidRDefault="00ED6C11" w:rsidP="00ED6C11"/>
    <w:p w:rsidR="00ED6C11" w:rsidRPr="00FB1623" w:rsidRDefault="00ED6C11" w:rsidP="00ED6C11">
      <w:r w:rsidRPr="00FB1623">
        <w:t xml:space="preserve">Students </w:t>
      </w:r>
      <w:r w:rsidRPr="00FB1623">
        <w:rPr>
          <w:u w:val="single"/>
        </w:rPr>
        <w:t>will not</w:t>
      </w:r>
      <w:r w:rsidRPr="00FB1623">
        <w:t xml:space="preserve"> be permitted to enroll in ACCT 303 – Intermediate III, ACCT 321 – Advanced Accounting, or ACCT 401 – Auditing, without first being admitted to the major. </w:t>
      </w:r>
    </w:p>
    <w:p w:rsidR="00ED6C11" w:rsidRPr="00FB1623" w:rsidRDefault="00ED6C11" w:rsidP="00ED6C11"/>
    <w:p w:rsidR="00ED6C11" w:rsidRPr="00FB1623" w:rsidRDefault="00ED6C11" w:rsidP="00ED6C11">
      <w:r w:rsidRPr="00FB1623">
        <w:t xml:space="preserve">No more than two </w:t>
      </w:r>
      <w:r w:rsidR="0004302D" w:rsidRPr="00FB1623">
        <w:t>of the courses required for admission</w:t>
      </w:r>
      <w:r w:rsidRPr="00FB1623">
        <w:t xml:space="preserve"> may be repeated, of which no more than one course may be repeated twice.</w:t>
      </w:r>
    </w:p>
    <w:p w:rsidR="00ED6C11" w:rsidRPr="00FB1623" w:rsidRDefault="00ED6C11" w:rsidP="00ED6C11"/>
    <w:p w:rsidR="00ED6C11" w:rsidRPr="00FB1623" w:rsidRDefault="00ED6C11" w:rsidP="00ED6C11">
      <w:r w:rsidRPr="00FB1623">
        <w:t>Students who take upper-level major-only accounting courses before being admitted to the Accounting major will be disenrolled.</w:t>
      </w:r>
    </w:p>
    <w:p w:rsidR="00ED6C11" w:rsidRPr="00FB1623" w:rsidRDefault="00ED6C11" w:rsidP="00ED6C11"/>
    <w:p w:rsidR="00ED6C11" w:rsidRPr="00FB1623" w:rsidRDefault="00ED6C11" w:rsidP="00ED6C11">
      <w:pPr>
        <w:rPr>
          <w:i/>
        </w:rPr>
      </w:pPr>
      <w:r w:rsidRPr="00FB1623">
        <w:rPr>
          <w:i/>
        </w:rPr>
        <w:t xml:space="preserve">The above requirements were approved effective </w:t>
      </w:r>
      <w:r w:rsidR="0004302D" w:rsidRPr="00FB1623">
        <w:rPr>
          <w:i/>
        </w:rPr>
        <w:t xml:space="preserve">as of the </w:t>
      </w:r>
      <w:r w:rsidRPr="00FB1623">
        <w:rPr>
          <w:i/>
        </w:rPr>
        <w:t xml:space="preserve">2009-2010 academic year.  </w:t>
      </w:r>
      <w:r w:rsidR="007D2800">
        <w:rPr>
          <w:i/>
        </w:rPr>
        <w:t xml:space="preserve">Refer to the </w:t>
      </w:r>
      <w:r w:rsidR="005C5A80">
        <w:rPr>
          <w:i/>
        </w:rPr>
        <w:t>appropriate c</w:t>
      </w:r>
      <w:r w:rsidR="007D2800">
        <w:rPr>
          <w:i/>
        </w:rPr>
        <w:t>atalog for requirements for previous years.</w:t>
      </w:r>
    </w:p>
    <w:p w:rsidR="00345CC3" w:rsidRPr="00FB1623" w:rsidRDefault="00345CC3" w:rsidP="00345CC3">
      <w:pPr>
        <w:pStyle w:val="Heading2"/>
        <w:rPr>
          <w:rFonts w:ascii="Times New Roman" w:hAnsi="Times New Roman" w:cs="Times New Roman"/>
          <w:caps/>
          <w:sz w:val="24"/>
          <w:szCs w:val="24"/>
          <w:u w:val="none"/>
        </w:rPr>
      </w:pPr>
    </w:p>
    <w:p w:rsidR="00345CC3" w:rsidRPr="00FB1623" w:rsidRDefault="00345CC3" w:rsidP="00345CC3">
      <w:pPr>
        <w:pStyle w:val="BodyText"/>
        <w:jc w:val="left"/>
      </w:pPr>
      <w:r w:rsidRPr="00FB1623">
        <w:rPr>
          <w:u w:val="single"/>
        </w:rPr>
        <w:t>Application Deadlines</w:t>
      </w:r>
      <w:r w:rsidRPr="00FB1623">
        <w:t xml:space="preserve"> are: </w:t>
      </w:r>
    </w:p>
    <w:p w:rsidR="00345CC3" w:rsidRPr="00FB1623" w:rsidRDefault="00345CC3" w:rsidP="00345CC3">
      <w:pPr>
        <w:pStyle w:val="BodyText"/>
        <w:numPr>
          <w:ilvl w:val="0"/>
          <w:numId w:val="22"/>
        </w:numPr>
        <w:spacing w:after="120"/>
        <w:jc w:val="left"/>
      </w:pPr>
      <w:r w:rsidRPr="00FB1623">
        <w:t xml:space="preserve">March 1 for Summer and Fall admission </w:t>
      </w:r>
    </w:p>
    <w:p w:rsidR="00345CC3" w:rsidRPr="00FB1623" w:rsidRDefault="00345CC3" w:rsidP="00345CC3">
      <w:pPr>
        <w:pStyle w:val="BodyText"/>
        <w:numPr>
          <w:ilvl w:val="0"/>
          <w:numId w:val="22"/>
        </w:numPr>
        <w:spacing w:after="120"/>
        <w:jc w:val="left"/>
      </w:pPr>
      <w:r w:rsidRPr="00FB1623">
        <w:t xml:space="preserve">October 1 for Spring admission. </w:t>
      </w:r>
    </w:p>
    <w:p w:rsidR="00345CC3" w:rsidRPr="00FB1623" w:rsidRDefault="00345CC3" w:rsidP="00345CC3">
      <w:pPr>
        <w:pStyle w:val="Heading2"/>
        <w:rPr>
          <w:rFonts w:ascii="Times New Roman" w:hAnsi="Times New Roman" w:cs="Times New Roman"/>
          <w:caps/>
          <w:sz w:val="24"/>
          <w:szCs w:val="24"/>
          <w:u w:val="none"/>
        </w:rPr>
      </w:pPr>
    </w:p>
    <w:p w:rsidR="009C6957" w:rsidRDefault="009C6957">
      <w:pPr>
        <w:rPr>
          <w:b/>
          <w:bCs/>
        </w:rPr>
      </w:pPr>
      <w:r>
        <w:br w:type="page"/>
      </w:r>
    </w:p>
    <w:p w:rsidR="0004302D" w:rsidRPr="00FB1623" w:rsidRDefault="0004302D" w:rsidP="000C151B">
      <w:pPr>
        <w:pStyle w:val="Heading2"/>
        <w:rPr>
          <w:rFonts w:ascii="Times New Roman" w:hAnsi="Times New Roman" w:cs="Times New Roman"/>
          <w:sz w:val="24"/>
          <w:szCs w:val="24"/>
          <w:u w:val="none"/>
        </w:rPr>
      </w:pPr>
      <w:bookmarkStart w:id="29" w:name="_Toc272398349"/>
      <w:r w:rsidRPr="00FB1623">
        <w:rPr>
          <w:rFonts w:ascii="Times New Roman" w:hAnsi="Times New Roman" w:cs="Times New Roman"/>
          <w:sz w:val="24"/>
          <w:szCs w:val="24"/>
          <w:u w:val="none"/>
        </w:rPr>
        <w:lastRenderedPageBreak/>
        <w:t>BUSINESS ADMINISTRATION AND E-BUSINESS MAJORS</w:t>
      </w:r>
      <w:bookmarkEnd w:id="29"/>
    </w:p>
    <w:p w:rsidR="0004302D" w:rsidRPr="00FB1623" w:rsidRDefault="0004302D" w:rsidP="0004302D">
      <w:r w:rsidRPr="00FB1623">
        <w:t xml:space="preserve">Students must complete the “Admission to the Business Administration Major” form or the “Admission to the e-Business Major” form both available at </w:t>
      </w:r>
      <w:hyperlink r:id="rId71" w:history="1">
        <w:r w:rsidR="00223BAA" w:rsidRPr="00FB1623">
          <w:rPr>
            <w:rStyle w:val="Hyperlink"/>
          </w:rPr>
          <w:t>http://www.towson.edu/cbe/student_resources/advising/intomajor.asp</w:t>
        </w:r>
      </w:hyperlink>
      <w:r w:rsidR="00EE7551" w:rsidRPr="00FB1623">
        <w:t xml:space="preserve"> </w:t>
      </w:r>
      <w:r w:rsidR="006D006D" w:rsidRPr="00FB1623">
        <w:t>and submit</w:t>
      </w:r>
      <w:r w:rsidR="00EE7551" w:rsidRPr="00FB1623">
        <w:t xml:space="preserve"> the completed application form with a current copy of their Degree Progress Report to CBE Student Academic Services in Stephens Hall 301.</w:t>
      </w:r>
      <w:r w:rsidR="00223BAA" w:rsidRPr="00FB1623">
        <w:t xml:space="preserve"> </w:t>
      </w:r>
      <w:r w:rsidR="00EE7551" w:rsidRPr="00FB1623">
        <w:t>The form i</w:t>
      </w:r>
      <w:r w:rsidRPr="00FB1623">
        <w:t>ndicate</w:t>
      </w:r>
      <w:r w:rsidR="00EE7551" w:rsidRPr="00FB1623">
        <w:t>s</w:t>
      </w:r>
      <w:r w:rsidRPr="00FB1623">
        <w:t xml:space="preserve"> </w:t>
      </w:r>
      <w:r w:rsidR="00EE7551" w:rsidRPr="00FB1623">
        <w:t>if</w:t>
      </w:r>
      <w:r w:rsidRPr="00FB1623">
        <w:t xml:space="preserve"> they satisfy al</w:t>
      </w:r>
      <w:r w:rsidR="00223BAA" w:rsidRPr="00FB1623">
        <w:t xml:space="preserve">l of the following </w:t>
      </w:r>
      <w:r w:rsidR="00EE7551" w:rsidRPr="00FB1623">
        <w:t xml:space="preserve">admission </w:t>
      </w:r>
      <w:r w:rsidR="00223BAA" w:rsidRPr="00FB1623">
        <w:t>requirements</w:t>
      </w:r>
      <w:r w:rsidRPr="00FB1623">
        <w:t>:</w:t>
      </w:r>
    </w:p>
    <w:p w:rsidR="00223BAA" w:rsidRPr="00FB1623" w:rsidRDefault="00223BAA" w:rsidP="0004302D"/>
    <w:p w:rsidR="00902075" w:rsidRPr="00FB1623" w:rsidRDefault="00902075" w:rsidP="00212E80">
      <w:pPr>
        <w:pStyle w:val="BodyText"/>
        <w:numPr>
          <w:ilvl w:val="0"/>
          <w:numId w:val="17"/>
        </w:numPr>
        <w:spacing w:after="120" w:line="276" w:lineRule="auto"/>
        <w:jc w:val="left"/>
      </w:pPr>
      <w:r w:rsidRPr="00FB1623">
        <w:t>Completed each of the lower-level BUAD core courses with a grade of “C” or higher:</w:t>
      </w:r>
    </w:p>
    <w:p w:rsidR="00902075" w:rsidRPr="00FB1623" w:rsidRDefault="00902075" w:rsidP="00212E80">
      <w:pPr>
        <w:pStyle w:val="ListParagraph"/>
        <w:numPr>
          <w:ilvl w:val="1"/>
          <w:numId w:val="17"/>
        </w:numPr>
        <w:rPr>
          <w:rFonts w:ascii="Times New Roman" w:hAnsi="Times New Roman"/>
          <w:sz w:val="24"/>
          <w:szCs w:val="24"/>
        </w:rPr>
      </w:pPr>
      <w:r w:rsidRPr="00FB1623">
        <w:rPr>
          <w:rFonts w:ascii="Times New Roman" w:hAnsi="Times New Roman"/>
          <w:sz w:val="24"/>
          <w:szCs w:val="24"/>
        </w:rPr>
        <w:t>ACCT 201/211</w:t>
      </w:r>
      <w:r w:rsidRPr="00FB1623">
        <w:rPr>
          <w:rFonts w:ascii="Times New Roman" w:hAnsi="Times New Roman"/>
          <w:sz w:val="24"/>
          <w:szCs w:val="24"/>
        </w:rPr>
        <w:tab/>
      </w:r>
      <w:r w:rsidRPr="00FB1623">
        <w:rPr>
          <w:rFonts w:ascii="Times New Roman" w:hAnsi="Times New Roman"/>
          <w:sz w:val="24"/>
          <w:szCs w:val="24"/>
        </w:rPr>
        <w:tab/>
      </w:r>
      <w:r w:rsidRPr="00FB1623">
        <w:rPr>
          <w:rFonts w:ascii="Times New Roman" w:hAnsi="Times New Roman"/>
          <w:sz w:val="24"/>
          <w:szCs w:val="24"/>
        </w:rPr>
        <w:tab/>
        <w:t>Accounting Principles I</w:t>
      </w:r>
    </w:p>
    <w:p w:rsidR="00902075" w:rsidRPr="00FB1623" w:rsidRDefault="00902075" w:rsidP="00212E80">
      <w:pPr>
        <w:pStyle w:val="ListParagraph"/>
        <w:numPr>
          <w:ilvl w:val="1"/>
          <w:numId w:val="17"/>
        </w:numPr>
        <w:rPr>
          <w:rFonts w:ascii="Times New Roman" w:hAnsi="Times New Roman"/>
          <w:sz w:val="24"/>
          <w:szCs w:val="24"/>
        </w:rPr>
      </w:pPr>
      <w:r w:rsidRPr="00FB1623">
        <w:rPr>
          <w:rFonts w:ascii="Times New Roman" w:hAnsi="Times New Roman"/>
          <w:sz w:val="24"/>
          <w:szCs w:val="24"/>
        </w:rPr>
        <w:t>ACCT 202/212</w:t>
      </w:r>
      <w:r w:rsidRPr="00FB1623">
        <w:rPr>
          <w:rFonts w:ascii="Times New Roman" w:hAnsi="Times New Roman"/>
          <w:sz w:val="24"/>
          <w:szCs w:val="24"/>
        </w:rPr>
        <w:tab/>
      </w:r>
      <w:r w:rsidRPr="00FB1623">
        <w:rPr>
          <w:rFonts w:ascii="Times New Roman" w:hAnsi="Times New Roman"/>
          <w:sz w:val="24"/>
          <w:szCs w:val="24"/>
        </w:rPr>
        <w:tab/>
      </w:r>
      <w:r w:rsidRPr="00FB1623">
        <w:rPr>
          <w:rFonts w:ascii="Times New Roman" w:hAnsi="Times New Roman"/>
          <w:sz w:val="24"/>
          <w:szCs w:val="24"/>
        </w:rPr>
        <w:tab/>
        <w:t>Accounting Principles II</w:t>
      </w:r>
    </w:p>
    <w:p w:rsidR="00902075" w:rsidRPr="00FB1623" w:rsidRDefault="00902075" w:rsidP="00212E80">
      <w:pPr>
        <w:pStyle w:val="ListParagraph"/>
        <w:numPr>
          <w:ilvl w:val="1"/>
          <w:numId w:val="17"/>
        </w:numPr>
        <w:rPr>
          <w:rFonts w:ascii="Times New Roman" w:hAnsi="Times New Roman"/>
          <w:sz w:val="24"/>
          <w:szCs w:val="24"/>
        </w:rPr>
      </w:pPr>
      <w:r w:rsidRPr="00FB1623">
        <w:rPr>
          <w:rFonts w:ascii="Times New Roman" w:hAnsi="Times New Roman"/>
          <w:sz w:val="24"/>
          <w:szCs w:val="24"/>
        </w:rPr>
        <w:t>ECON 201/203</w:t>
      </w:r>
      <w:r w:rsidRPr="00FB1623">
        <w:rPr>
          <w:rFonts w:ascii="Times New Roman" w:hAnsi="Times New Roman"/>
          <w:sz w:val="24"/>
          <w:szCs w:val="24"/>
        </w:rPr>
        <w:tab/>
      </w:r>
      <w:r w:rsidRPr="00FB1623">
        <w:rPr>
          <w:rFonts w:ascii="Times New Roman" w:hAnsi="Times New Roman"/>
          <w:sz w:val="24"/>
          <w:szCs w:val="24"/>
        </w:rPr>
        <w:tab/>
      </w:r>
      <w:r w:rsidRPr="00FB1623">
        <w:rPr>
          <w:rFonts w:ascii="Times New Roman" w:hAnsi="Times New Roman"/>
          <w:sz w:val="24"/>
          <w:szCs w:val="24"/>
        </w:rPr>
        <w:tab/>
        <w:t>Microeconomics</w:t>
      </w:r>
    </w:p>
    <w:p w:rsidR="00902075" w:rsidRPr="00FB1623" w:rsidRDefault="00902075" w:rsidP="00212E80">
      <w:pPr>
        <w:pStyle w:val="ListParagraph"/>
        <w:numPr>
          <w:ilvl w:val="1"/>
          <w:numId w:val="17"/>
        </w:numPr>
        <w:rPr>
          <w:rFonts w:ascii="Times New Roman" w:hAnsi="Times New Roman"/>
          <w:sz w:val="24"/>
          <w:szCs w:val="24"/>
        </w:rPr>
      </w:pPr>
      <w:r w:rsidRPr="00FB1623">
        <w:rPr>
          <w:rFonts w:ascii="Times New Roman" w:hAnsi="Times New Roman"/>
          <w:sz w:val="24"/>
          <w:szCs w:val="24"/>
        </w:rPr>
        <w:t>ECON202/204</w:t>
      </w:r>
      <w:r w:rsidRPr="00FB1623">
        <w:rPr>
          <w:rFonts w:ascii="Times New Roman" w:hAnsi="Times New Roman"/>
          <w:sz w:val="24"/>
          <w:szCs w:val="24"/>
        </w:rPr>
        <w:tab/>
      </w:r>
      <w:r w:rsidRPr="00FB1623">
        <w:rPr>
          <w:rFonts w:ascii="Times New Roman" w:hAnsi="Times New Roman"/>
          <w:sz w:val="24"/>
          <w:szCs w:val="24"/>
        </w:rPr>
        <w:tab/>
      </w:r>
      <w:r w:rsidRPr="00FB1623">
        <w:rPr>
          <w:rFonts w:ascii="Times New Roman" w:hAnsi="Times New Roman"/>
          <w:sz w:val="24"/>
          <w:szCs w:val="24"/>
        </w:rPr>
        <w:tab/>
        <w:t>Macroeconomics</w:t>
      </w:r>
    </w:p>
    <w:p w:rsidR="00902075" w:rsidRPr="00FB1623" w:rsidRDefault="00902075" w:rsidP="00212E80">
      <w:pPr>
        <w:pStyle w:val="ListParagraph"/>
        <w:numPr>
          <w:ilvl w:val="1"/>
          <w:numId w:val="17"/>
        </w:numPr>
        <w:ind w:left="1080" w:firstLine="0"/>
        <w:rPr>
          <w:rFonts w:ascii="Times New Roman" w:hAnsi="Times New Roman"/>
          <w:sz w:val="24"/>
          <w:szCs w:val="24"/>
        </w:rPr>
      </w:pPr>
      <w:r w:rsidRPr="00FB1623">
        <w:rPr>
          <w:rFonts w:ascii="Times New Roman" w:hAnsi="Times New Roman"/>
          <w:sz w:val="24"/>
          <w:szCs w:val="24"/>
        </w:rPr>
        <w:t>ECON 205 or  MATH 231/233</w:t>
      </w:r>
      <w:r w:rsidRPr="00FB1623">
        <w:rPr>
          <w:rFonts w:ascii="Times New Roman" w:eastAsia="Times New Roman" w:hAnsi="Times New Roman"/>
          <w:sz w:val="24"/>
          <w:szCs w:val="24"/>
        </w:rPr>
        <w:t xml:space="preserve"> </w:t>
      </w:r>
      <w:r w:rsidRPr="00FB1623">
        <w:rPr>
          <w:rFonts w:ascii="Times New Roman" w:hAnsi="Times New Roman"/>
          <w:sz w:val="24"/>
          <w:szCs w:val="24"/>
        </w:rPr>
        <w:tab/>
        <w:t>Statistics</w:t>
      </w:r>
      <w:r w:rsidRPr="00FB1623">
        <w:rPr>
          <w:rFonts w:ascii="Times New Roman" w:eastAsia="Times New Roman" w:hAnsi="Times New Roman"/>
          <w:sz w:val="24"/>
          <w:szCs w:val="24"/>
        </w:rPr>
        <w:t xml:space="preserve"> </w:t>
      </w:r>
      <w:r w:rsidRPr="00FB1623">
        <w:rPr>
          <w:rFonts w:ascii="Times New Roman" w:hAnsi="Times New Roman"/>
          <w:sz w:val="24"/>
          <w:szCs w:val="24"/>
        </w:rPr>
        <w:t>for Business and Economics I/</w:t>
      </w:r>
      <w:r w:rsidR="007D2800">
        <w:rPr>
          <w:rFonts w:ascii="Times New Roman" w:eastAsia="Times New Roman" w:hAnsi="Times New Roman"/>
          <w:sz w:val="24"/>
          <w:szCs w:val="24"/>
        </w:rPr>
        <w:t xml:space="preserve"> </w:t>
      </w:r>
      <w:r w:rsidRPr="00FB1623">
        <w:rPr>
          <w:rFonts w:ascii="Times New Roman" w:hAnsi="Times New Roman"/>
          <w:sz w:val="24"/>
          <w:szCs w:val="24"/>
        </w:rPr>
        <w:t>Basic Statistics</w:t>
      </w:r>
    </w:p>
    <w:p w:rsidR="00902075" w:rsidRPr="00FB1623" w:rsidRDefault="00902075" w:rsidP="00212E80">
      <w:pPr>
        <w:pStyle w:val="ListParagraph"/>
        <w:numPr>
          <w:ilvl w:val="1"/>
          <w:numId w:val="17"/>
        </w:numPr>
        <w:rPr>
          <w:rFonts w:ascii="Times New Roman" w:hAnsi="Times New Roman"/>
          <w:sz w:val="24"/>
          <w:szCs w:val="24"/>
        </w:rPr>
      </w:pPr>
      <w:r w:rsidRPr="00FB1623">
        <w:rPr>
          <w:rFonts w:ascii="Times New Roman" w:hAnsi="Times New Roman"/>
          <w:sz w:val="24"/>
          <w:szCs w:val="24"/>
        </w:rPr>
        <w:t>LEGL 225</w:t>
      </w:r>
      <w:r w:rsidRPr="00FB1623">
        <w:rPr>
          <w:rFonts w:ascii="Times New Roman" w:hAnsi="Times New Roman"/>
          <w:sz w:val="24"/>
          <w:szCs w:val="24"/>
        </w:rPr>
        <w:tab/>
      </w:r>
      <w:r w:rsidRPr="00FB1623">
        <w:rPr>
          <w:rFonts w:ascii="Times New Roman" w:hAnsi="Times New Roman"/>
          <w:sz w:val="24"/>
          <w:szCs w:val="24"/>
        </w:rPr>
        <w:tab/>
      </w:r>
      <w:r w:rsidRPr="00FB1623">
        <w:rPr>
          <w:rFonts w:ascii="Times New Roman" w:hAnsi="Times New Roman"/>
          <w:sz w:val="24"/>
          <w:szCs w:val="24"/>
        </w:rPr>
        <w:tab/>
      </w:r>
      <w:r w:rsidR="009A0B13" w:rsidRPr="00FB1623">
        <w:rPr>
          <w:rFonts w:ascii="Times New Roman" w:hAnsi="Times New Roman"/>
          <w:sz w:val="24"/>
          <w:szCs w:val="24"/>
        </w:rPr>
        <w:tab/>
      </w:r>
      <w:r w:rsidRPr="00FB1623">
        <w:rPr>
          <w:rFonts w:ascii="Times New Roman" w:hAnsi="Times New Roman"/>
          <w:sz w:val="24"/>
          <w:szCs w:val="24"/>
        </w:rPr>
        <w:t>Legal Environment of Business</w:t>
      </w:r>
      <w:r w:rsidRPr="00FB1623">
        <w:rPr>
          <w:rFonts w:ascii="Times New Roman" w:hAnsi="Times New Roman"/>
          <w:sz w:val="24"/>
          <w:szCs w:val="24"/>
        </w:rPr>
        <w:tab/>
      </w:r>
    </w:p>
    <w:p w:rsidR="00902075" w:rsidRPr="00FB1623" w:rsidRDefault="00902075" w:rsidP="00963EE6">
      <w:pPr>
        <w:pStyle w:val="ListParagraph"/>
        <w:numPr>
          <w:ilvl w:val="1"/>
          <w:numId w:val="17"/>
        </w:numPr>
        <w:rPr>
          <w:rFonts w:ascii="Times New Roman" w:hAnsi="Times New Roman"/>
          <w:sz w:val="24"/>
          <w:szCs w:val="24"/>
        </w:rPr>
      </w:pPr>
      <w:r w:rsidRPr="00FB1623">
        <w:rPr>
          <w:rFonts w:ascii="Times New Roman" w:hAnsi="Times New Roman"/>
          <w:sz w:val="24"/>
          <w:szCs w:val="24"/>
        </w:rPr>
        <w:t>COSC 111/112 or CIS 115</w:t>
      </w:r>
      <w:r w:rsidRPr="00FB1623">
        <w:rPr>
          <w:rFonts w:ascii="Times New Roman" w:hAnsi="Times New Roman"/>
          <w:sz w:val="24"/>
          <w:szCs w:val="24"/>
        </w:rPr>
        <w:tab/>
      </w:r>
      <w:r w:rsidR="009A0B13" w:rsidRPr="00FB1623">
        <w:rPr>
          <w:rFonts w:ascii="Times New Roman" w:hAnsi="Times New Roman"/>
          <w:sz w:val="24"/>
          <w:szCs w:val="24"/>
        </w:rPr>
        <w:tab/>
      </w:r>
      <w:r w:rsidRPr="00FB1623">
        <w:rPr>
          <w:rFonts w:ascii="Times New Roman" w:hAnsi="Times New Roman"/>
          <w:sz w:val="24"/>
          <w:szCs w:val="24"/>
        </w:rPr>
        <w:t>Information and Technology for Business</w:t>
      </w:r>
      <w:r w:rsidR="007D2800">
        <w:rPr>
          <w:rFonts w:ascii="Times New Roman" w:hAnsi="Times New Roman"/>
          <w:sz w:val="24"/>
          <w:szCs w:val="24"/>
        </w:rPr>
        <w:t xml:space="preserve"> (2007/08 Catalog and earlier</w:t>
      </w:r>
    </w:p>
    <w:p w:rsidR="00902075" w:rsidRPr="00FB1623" w:rsidRDefault="00902075" w:rsidP="00902075">
      <w:pPr>
        <w:pStyle w:val="ListParagraph"/>
        <w:ind w:left="1080"/>
        <w:rPr>
          <w:rFonts w:ascii="Times New Roman" w:hAnsi="Times New Roman"/>
          <w:sz w:val="24"/>
          <w:szCs w:val="24"/>
        </w:rPr>
      </w:pPr>
      <w:r w:rsidRPr="00FB1623">
        <w:rPr>
          <w:rFonts w:ascii="Times New Roman" w:hAnsi="Times New Roman"/>
          <w:sz w:val="24"/>
          <w:szCs w:val="24"/>
        </w:rPr>
        <w:t xml:space="preserve">or </w:t>
      </w:r>
    </w:p>
    <w:p w:rsidR="00902075" w:rsidRPr="00FB1623" w:rsidRDefault="00902075" w:rsidP="00212E80">
      <w:pPr>
        <w:pStyle w:val="ListParagraph"/>
        <w:numPr>
          <w:ilvl w:val="0"/>
          <w:numId w:val="25"/>
        </w:numPr>
        <w:tabs>
          <w:tab w:val="left" w:pos="1440"/>
        </w:tabs>
        <w:ind w:left="1440"/>
        <w:rPr>
          <w:rFonts w:ascii="Times New Roman" w:hAnsi="Times New Roman"/>
          <w:sz w:val="24"/>
          <w:szCs w:val="24"/>
        </w:rPr>
      </w:pPr>
      <w:r w:rsidRPr="00FB1623">
        <w:rPr>
          <w:rFonts w:ascii="Times New Roman" w:hAnsi="Times New Roman"/>
          <w:sz w:val="24"/>
          <w:szCs w:val="24"/>
        </w:rPr>
        <w:t>Passed the Computer Proficiency Exam (for catalogs beginning with 2008/09 and later)</w:t>
      </w:r>
    </w:p>
    <w:p w:rsidR="00902075" w:rsidRPr="00FB1623" w:rsidRDefault="00902075" w:rsidP="00212E80">
      <w:pPr>
        <w:pStyle w:val="ListParagraph"/>
        <w:numPr>
          <w:ilvl w:val="0"/>
          <w:numId w:val="17"/>
        </w:numPr>
        <w:spacing w:line="240" w:lineRule="auto"/>
        <w:rPr>
          <w:rFonts w:ascii="Times New Roman" w:hAnsi="Times New Roman"/>
          <w:sz w:val="24"/>
          <w:szCs w:val="24"/>
        </w:rPr>
      </w:pPr>
      <w:r w:rsidRPr="00FB1623">
        <w:rPr>
          <w:rFonts w:ascii="Times New Roman" w:hAnsi="Times New Roman"/>
          <w:sz w:val="24"/>
          <w:szCs w:val="24"/>
        </w:rPr>
        <w:t xml:space="preserve">A Cumulative BUAD QPA (Quality Point Average) of 2.70 in these lower-level core courses (for catalogs 2003/04 or higher) or 2.40 (for catalogs 2001/02 or 2002/03). </w:t>
      </w:r>
    </w:p>
    <w:p w:rsidR="00902075" w:rsidRPr="00FB1623" w:rsidRDefault="00902075" w:rsidP="00212E80">
      <w:pPr>
        <w:pStyle w:val="ListParagraph"/>
        <w:numPr>
          <w:ilvl w:val="0"/>
          <w:numId w:val="17"/>
        </w:numPr>
        <w:rPr>
          <w:rFonts w:ascii="Times New Roman" w:hAnsi="Times New Roman"/>
          <w:sz w:val="24"/>
          <w:szCs w:val="24"/>
        </w:rPr>
      </w:pPr>
      <w:r w:rsidRPr="00FB1623">
        <w:rPr>
          <w:rFonts w:ascii="Times New Roman" w:hAnsi="Times New Roman"/>
          <w:sz w:val="24"/>
          <w:szCs w:val="24"/>
        </w:rPr>
        <w:t>At least a 2.0 TU GPA</w:t>
      </w:r>
    </w:p>
    <w:p w:rsidR="00902075" w:rsidRPr="00FB1623" w:rsidRDefault="00902075" w:rsidP="00902075">
      <w:pPr>
        <w:pStyle w:val="BodyText"/>
        <w:jc w:val="left"/>
        <w:rPr>
          <w:color w:val="000000"/>
          <w:highlight w:val="lightGray"/>
        </w:rPr>
      </w:pPr>
      <w:r w:rsidRPr="00FB1623">
        <w:rPr>
          <w:color w:val="000000"/>
        </w:rPr>
        <w:t xml:space="preserve">Transferred lower level (100-200 level) courses and their grades posted as the TU equivalent on the TU transcript are accepted toward fulfilling the admission requirements. If a transferred course is repeated at TU, the grade earned at TU is used for fulfilling the requirement. The grade earned at TU is always the grade of record, even if the transfer grade is higher. </w:t>
      </w:r>
    </w:p>
    <w:p w:rsidR="00902075" w:rsidRPr="00FB1623" w:rsidRDefault="00902075" w:rsidP="00902075">
      <w:pPr>
        <w:pStyle w:val="BodyText"/>
      </w:pPr>
    </w:p>
    <w:p w:rsidR="00902075" w:rsidRPr="00FB1623" w:rsidRDefault="00902075" w:rsidP="000C151B">
      <w:pPr>
        <w:rPr>
          <w:b/>
        </w:rPr>
      </w:pPr>
      <w:r w:rsidRPr="00FB1623">
        <w:rPr>
          <w:b/>
        </w:rPr>
        <w:t xml:space="preserve">When to Apply: </w:t>
      </w:r>
    </w:p>
    <w:p w:rsidR="00902075" w:rsidRPr="00FB1623" w:rsidRDefault="00345CC3" w:rsidP="00902075">
      <w:pPr>
        <w:pStyle w:val="BodyText"/>
        <w:jc w:val="left"/>
      </w:pPr>
      <w:r w:rsidRPr="00FB1623">
        <w:t>The student should apply during the semester in which he/she is enrolled in the last lower-level core course(s) indicated on the application.</w:t>
      </w:r>
    </w:p>
    <w:p w:rsidR="00345CC3" w:rsidRPr="00FB1623" w:rsidRDefault="00345CC3" w:rsidP="00902075">
      <w:pPr>
        <w:pStyle w:val="BodyText"/>
        <w:jc w:val="left"/>
        <w:rPr>
          <w:u w:val="single"/>
        </w:rPr>
      </w:pPr>
    </w:p>
    <w:p w:rsidR="00902075" w:rsidRPr="00FB1623" w:rsidRDefault="00902075" w:rsidP="00902075">
      <w:pPr>
        <w:pStyle w:val="BodyText"/>
        <w:jc w:val="left"/>
      </w:pPr>
      <w:r w:rsidRPr="00FB1623">
        <w:rPr>
          <w:u w:val="single"/>
        </w:rPr>
        <w:t>Application Deadlines</w:t>
      </w:r>
      <w:r w:rsidRPr="00FB1623">
        <w:t xml:space="preserve"> are: </w:t>
      </w:r>
    </w:p>
    <w:p w:rsidR="00902075" w:rsidRPr="00FB1623" w:rsidRDefault="00902075" w:rsidP="00212E80">
      <w:pPr>
        <w:pStyle w:val="BodyText"/>
        <w:numPr>
          <w:ilvl w:val="0"/>
          <w:numId w:val="22"/>
        </w:numPr>
        <w:spacing w:after="120"/>
        <w:jc w:val="left"/>
      </w:pPr>
      <w:r w:rsidRPr="00FB1623">
        <w:t xml:space="preserve">March 1 for Summer and Fall admission </w:t>
      </w:r>
    </w:p>
    <w:p w:rsidR="00902075" w:rsidRPr="00FB1623" w:rsidRDefault="00902075" w:rsidP="00212E80">
      <w:pPr>
        <w:pStyle w:val="BodyText"/>
        <w:numPr>
          <w:ilvl w:val="0"/>
          <w:numId w:val="22"/>
        </w:numPr>
        <w:spacing w:after="120"/>
        <w:jc w:val="left"/>
      </w:pPr>
      <w:r w:rsidRPr="00FB1623">
        <w:t xml:space="preserve">October 1 for Spring admission. </w:t>
      </w:r>
    </w:p>
    <w:p w:rsidR="00902075" w:rsidRPr="00FB1623" w:rsidRDefault="00902075" w:rsidP="00902075">
      <w:pPr>
        <w:pStyle w:val="BodyText"/>
        <w:jc w:val="left"/>
      </w:pPr>
      <w:r w:rsidRPr="00FB1623">
        <w:t>Applications are accepted February 1 to March 1 and June 1 to October 1</w:t>
      </w:r>
    </w:p>
    <w:p w:rsidR="00EE7551" w:rsidRPr="00FB1623" w:rsidRDefault="00EE7551" w:rsidP="00902075">
      <w:pPr>
        <w:pStyle w:val="Heading2"/>
        <w:rPr>
          <w:rFonts w:ascii="Times New Roman" w:hAnsi="Times New Roman" w:cs="Times New Roman"/>
          <w:caps/>
          <w:sz w:val="24"/>
          <w:szCs w:val="24"/>
          <w:u w:val="none"/>
        </w:rPr>
      </w:pPr>
    </w:p>
    <w:p w:rsidR="00902075" w:rsidRPr="00FB1623" w:rsidRDefault="00902075" w:rsidP="000C151B">
      <w:pPr>
        <w:rPr>
          <w:b/>
        </w:rPr>
      </w:pPr>
      <w:r w:rsidRPr="00FB1623">
        <w:rPr>
          <w:b/>
        </w:rPr>
        <w:t>What the Student Should Expect After Applying</w:t>
      </w:r>
    </w:p>
    <w:p w:rsidR="00902075" w:rsidRPr="00FB1623" w:rsidRDefault="00902075" w:rsidP="00902075">
      <w:pPr>
        <w:pStyle w:val="BodyText"/>
        <w:jc w:val="left"/>
      </w:pPr>
      <w:r w:rsidRPr="00FB1623">
        <w:t xml:space="preserve">The student will receive an email sent to his/her TU email address which includes a notification of the student’s eligibility status within ten business days after application submission. The email will contain details of the next steps including whether the student is eligible to progress into the BUAD major by registering for an upper-level (300-400) CBE (BUSX, EBTM, ENTR, FIN, FPLN, </w:t>
      </w:r>
      <w:smartTag w:uri="urn:schemas-microsoft-com:office:smarttags" w:element="stockticker">
        <w:r w:rsidRPr="00FB1623">
          <w:t>LEG</w:t>
        </w:r>
      </w:smartTag>
      <w:r w:rsidRPr="00FB1623">
        <w:t>L, MKTG, and MNGT) course.</w:t>
      </w:r>
    </w:p>
    <w:p w:rsidR="00902075" w:rsidRPr="00FB1623" w:rsidRDefault="00902075" w:rsidP="00902075">
      <w:pPr>
        <w:pStyle w:val="BodyText"/>
        <w:jc w:val="left"/>
        <w:rPr>
          <w:u w:val="single"/>
        </w:rPr>
      </w:pPr>
    </w:p>
    <w:p w:rsidR="00902075" w:rsidRPr="00FB1623" w:rsidRDefault="00902075" w:rsidP="000B2190">
      <w:pPr>
        <w:pStyle w:val="BodyText"/>
        <w:jc w:val="left"/>
        <w:rPr>
          <w:b/>
        </w:rPr>
      </w:pPr>
      <w:r w:rsidRPr="00FB1623">
        <w:rPr>
          <w:u w:val="single"/>
        </w:rPr>
        <w:t>THE STUDENT ONLY NEEDS TO APPLY ONCE</w:t>
      </w:r>
      <w:r w:rsidRPr="00FB1623">
        <w:t>. We will review the applicatio</w:t>
      </w:r>
      <w:r w:rsidR="00BF3159" w:rsidRPr="00FB1623">
        <w:t>n at the end of every term that t</w:t>
      </w:r>
      <w:r w:rsidRPr="00FB1623">
        <w:t>he student is enrolled. An email will be sent within three weeks after all grades are posted.</w:t>
      </w:r>
      <w:r w:rsidR="000B2190" w:rsidRPr="00FB1623">
        <w:br/>
      </w:r>
    </w:p>
    <w:p w:rsidR="00750185" w:rsidRDefault="00750185" w:rsidP="00902075">
      <w:pPr>
        <w:pStyle w:val="ListParagraph"/>
        <w:ind w:left="0"/>
        <w:rPr>
          <w:rFonts w:ascii="Times New Roman" w:hAnsi="Times New Roman"/>
          <w:b/>
          <w:sz w:val="24"/>
          <w:szCs w:val="24"/>
        </w:rPr>
      </w:pPr>
    </w:p>
    <w:p w:rsidR="00750185" w:rsidRDefault="00750185" w:rsidP="00902075">
      <w:pPr>
        <w:pStyle w:val="ListParagraph"/>
        <w:ind w:left="0"/>
        <w:rPr>
          <w:rFonts w:ascii="Times New Roman" w:hAnsi="Times New Roman"/>
          <w:b/>
          <w:sz w:val="24"/>
          <w:szCs w:val="24"/>
        </w:rPr>
      </w:pPr>
    </w:p>
    <w:p w:rsidR="00750185" w:rsidRDefault="00750185" w:rsidP="00902075">
      <w:pPr>
        <w:pStyle w:val="ListParagraph"/>
        <w:ind w:left="0"/>
        <w:rPr>
          <w:rFonts w:ascii="Times New Roman" w:hAnsi="Times New Roman"/>
          <w:b/>
          <w:sz w:val="24"/>
          <w:szCs w:val="24"/>
        </w:rPr>
      </w:pPr>
    </w:p>
    <w:p w:rsidR="00593A97" w:rsidRDefault="00593A97" w:rsidP="00902075">
      <w:pPr>
        <w:pStyle w:val="ListParagraph"/>
        <w:ind w:left="0"/>
        <w:rPr>
          <w:rFonts w:ascii="Times New Roman" w:hAnsi="Times New Roman"/>
          <w:b/>
          <w:sz w:val="24"/>
          <w:szCs w:val="24"/>
        </w:rPr>
      </w:pPr>
    </w:p>
    <w:p w:rsidR="00750185" w:rsidRDefault="00750185" w:rsidP="00902075">
      <w:pPr>
        <w:pStyle w:val="ListParagraph"/>
        <w:ind w:left="0"/>
        <w:rPr>
          <w:rFonts w:ascii="Times New Roman" w:hAnsi="Times New Roman"/>
          <w:b/>
          <w:sz w:val="24"/>
          <w:szCs w:val="24"/>
        </w:rPr>
      </w:pPr>
    </w:p>
    <w:p w:rsidR="00750185" w:rsidRDefault="00750185" w:rsidP="00902075">
      <w:pPr>
        <w:pStyle w:val="ListParagraph"/>
        <w:ind w:left="0"/>
        <w:rPr>
          <w:rFonts w:ascii="Times New Roman" w:hAnsi="Times New Roman"/>
          <w:b/>
          <w:sz w:val="24"/>
          <w:szCs w:val="24"/>
        </w:rPr>
      </w:pPr>
    </w:p>
    <w:p w:rsidR="00902075" w:rsidRPr="00FB1623" w:rsidRDefault="00902075" w:rsidP="00902075">
      <w:pPr>
        <w:pStyle w:val="ListParagraph"/>
        <w:ind w:left="0"/>
        <w:rPr>
          <w:rFonts w:ascii="Times New Roman" w:hAnsi="Times New Roman"/>
          <w:sz w:val="24"/>
          <w:szCs w:val="24"/>
        </w:rPr>
      </w:pPr>
      <w:r w:rsidRPr="00FB1623">
        <w:rPr>
          <w:rFonts w:ascii="Times New Roman" w:hAnsi="Times New Roman"/>
          <w:b/>
          <w:sz w:val="24"/>
          <w:szCs w:val="24"/>
        </w:rPr>
        <w:t>The categories of eligibility for admission to the BUAD major are</w:t>
      </w:r>
      <w:r w:rsidRPr="00FB1623">
        <w:rPr>
          <w:rFonts w:ascii="Times New Roman" w:hAnsi="Times New Roman"/>
          <w:sz w:val="24"/>
          <w:szCs w:val="24"/>
        </w:rPr>
        <w:t xml:space="preserve">: </w:t>
      </w:r>
    </w:p>
    <w:p w:rsidR="00902075" w:rsidRDefault="00902075" w:rsidP="00750185">
      <w:pPr>
        <w:numPr>
          <w:ilvl w:val="0"/>
          <w:numId w:val="20"/>
        </w:numPr>
        <w:tabs>
          <w:tab w:val="clear" w:pos="288"/>
          <w:tab w:val="num" w:pos="216"/>
        </w:tabs>
        <w:ind w:left="216" w:hanging="216"/>
      </w:pPr>
      <w:r w:rsidRPr="00FB1623">
        <w:rPr>
          <w:b/>
        </w:rPr>
        <w:t>Accepted</w:t>
      </w:r>
      <w:r w:rsidRPr="00FB1623">
        <w:t xml:space="preserve"> – has completed all BUAD admission requirements. </w:t>
      </w:r>
    </w:p>
    <w:p w:rsidR="00750185" w:rsidRPr="00FB1623" w:rsidRDefault="00750185" w:rsidP="00902075">
      <w:pPr>
        <w:ind w:left="-72" w:hanging="216"/>
      </w:pPr>
    </w:p>
    <w:p w:rsidR="00902075" w:rsidRPr="00FB1623" w:rsidRDefault="00902075" w:rsidP="00212E80">
      <w:pPr>
        <w:numPr>
          <w:ilvl w:val="0"/>
          <w:numId w:val="20"/>
        </w:numPr>
        <w:tabs>
          <w:tab w:val="clear" w:pos="288"/>
          <w:tab w:val="num" w:pos="216"/>
        </w:tabs>
        <w:ind w:left="216" w:hanging="216"/>
      </w:pPr>
      <w:r w:rsidRPr="00FB1623">
        <w:rPr>
          <w:b/>
        </w:rPr>
        <w:t>Pending</w:t>
      </w:r>
      <w:r w:rsidRPr="00FB1623">
        <w:t xml:space="preserve"> – has at least a 2.00 TU GPA and a 2.70 BUAD QPA, and is enrolled in the last required Lower-Level BUAD Core course(s)</w:t>
      </w:r>
      <w:r w:rsidR="00FA604D" w:rsidRPr="00FB1623">
        <w:t xml:space="preserve"> or is registered for the Computer Proficiency Exam.</w:t>
      </w:r>
    </w:p>
    <w:p w:rsidR="00902075" w:rsidRPr="00FB1623" w:rsidRDefault="00902075" w:rsidP="00902075">
      <w:pPr>
        <w:ind w:left="720"/>
      </w:pPr>
      <w:r w:rsidRPr="00FB1623">
        <w:t>“Pending” status is conditional upon the successful completion of the currently enrolled courses</w:t>
      </w:r>
      <w:r w:rsidR="00FA604D" w:rsidRPr="00FB1623">
        <w:t xml:space="preserve"> </w:t>
      </w:r>
      <w:r w:rsidR="00BF3159" w:rsidRPr="00FB1623">
        <w:t>or passing the CPE</w:t>
      </w:r>
      <w:r w:rsidRPr="00FB1623">
        <w:t xml:space="preserve">. </w:t>
      </w:r>
      <w:r w:rsidR="00BF3159" w:rsidRPr="00FB1623">
        <w:t xml:space="preserve"> </w:t>
      </w:r>
      <w:r w:rsidRPr="00FB1623">
        <w:t>Failure to achieve the required BUAD QPA or complete the required course(s) will change the e</w:t>
      </w:r>
      <w:r w:rsidR="00963EE6">
        <w:t>ligibility status to “Denied.”</w:t>
      </w:r>
    </w:p>
    <w:p w:rsidR="00902075" w:rsidRPr="00FB1623" w:rsidRDefault="00902075" w:rsidP="00902075">
      <w:pPr>
        <w:ind w:left="648" w:hanging="216"/>
      </w:pPr>
    </w:p>
    <w:p w:rsidR="00902075" w:rsidRPr="00FB1623" w:rsidRDefault="00902075" w:rsidP="00212E80">
      <w:pPr>
        <w:numPr>
          <w:ilvl w:val="0"/>
          <w:numId w:val="20"/>
        </w:numPr>
        <w:tabs>
          <w:tab w:val="clear" w:pos="288"/>
          <w:tab w:val="num" w:pos="216"/>
        </w:tabs>
        <w:ind w:left="216" w:hanging="216"/>
        <w:rPr>
          <w:b/>
        </w:rPr>
      </w:pPr>
      <w:r w:rsidRPr="00FB1623">
        <w:rPr>
          <w:b/>
        </w:rPr>
        <w:t xml:space="preserve">Denied </w:t>
      </w:r>
      <w:r w:rsidRPr="00FB1623">
        <w:t>– has completed the Lower-Level BUAD Core courses but does not have a TU GPA of 2.00 or does not have a BUAD QPA of 2.70.</w:t>
      </w:r>
    </w:p>
    <w:p w:rsidR="00902075" w:rsidRPr="00FB1623" w:rsidRDefault="00902075" w:rsidP="00902075">
      <w:pPr>
        <w:ind w:left="-72" w:hanging="216"/>
        <w:rPr>
          <w:b/>
        </w:rPr>
      </w:pPr>
    </w:p>
    <w:p w:rsidR="00902075" w:rsidRPr="00FB1623" w:rsidRDefault="00902075" w:rsidP="00212E80">
      <w:pPr>
        <w:numPr>
          <w:ilvl w:val="0"/>
          <w:numId w:val="20"/>
        </w:numPr>
        <w:tabs>
          <w:tab w:val="clear" w:pos="288"/>
          <w:tab w:val="num" w:pos="216"/>
        </w:tabs>
        <w:ind w:left="216" w:hanging="216"/>
        <w:rPr>
          <w:b/>
        </w:rPr>
      </w:pPr>
      <w:r w:rsidRPr="00FB1623">
        <w:rPr>
          <w:b/>
        </w:rPr>
        <w:t>Ineligible</w:t>
      </w:r>
      <w:r w:rsidRPr="00FB1623">
        <w:t>– has not completed all the Lower-Level BUAD Core courses</w:t>
      </w:r>
      <w:r w:rsidR="00FA604D" w:rsidRPr="00FB1623">
        <w:t xml:space="preserve"> or has not register</w:t>
      </w:r>
      <w:r w:rsidR="00BF3159" w:rsidRPr="00FB1623">
        <w:t>e</w:t>
      </w:r>
      <w:r w:rsidR="00FA604D" w:rsidRPr="00FB1623">
        <w:t>d/passed the Computer Proficiency Exam</w:t>
      </w:r>
      <w:r w:rsidRPr="00FB1623">
        <w:t>.</w:t>
      </w:r>
    </w:p>
    <w:p w:rsidR="00902075" w:rsidRPr="00FB1623" w:rsidRDefault="00902075" w:rsidP="00902075"/>
    <w:p w:rsidR="000B2190" w:rsidRPr="00FB1623" w:rsidRDefault="00902075" w:rsidP="000B2190">
      <w:pPr>
        <w:ind w:left="216"/>
      </w:pPr>
      <w:r w:rsidRPr="00FB1623">
        <w:t>If the student does not meet the admission requirements, he/she will remain designated as Pre-Business (PBUA)</w:t>
      </w:r>
      <w:r w:rsidR="00FA604D" w:rsidRPr="00FB1623">
        <w:t xml:space="preserve"> until admitted to the BUAD major or </w:t>
      </w:r>
      <w:r w:rsidR="00D936DB" w:rsidRPr="00FB1623">
        <w:t>until another major is declared</w:t>
      </w:r>
      <w:r w:rsidRPr="00FB1623">
        <w:t>.</w:t>
      </w:r>
    </w:p>
    <w:p w:rsidR="000B2190" w:rsidRPr="00FB1623" w:rsidRDefault="000B2190" w:rsidP="000B2190">
      <w:pPr>
        <w:ind w:left="216"/>
      </w:pPr>
    </w:p>
    <w:p w:rsidR="000B2190" w:rsidRPr="00FB1623" w:rsidRDefault="000B2190" w:rsidP="000B2190">
      <w:pPr>
        <w:ind w:left="216"/>
      </w:pPr>
    </w:p>
    <w:p w:rsidR="00942347" w:rsidRPr="00FB1623" w:rsidRDefault="00942347">
      <w:pPr>
        <w:rPr>
          <w:b/>
          <w:bCs/>
          <w:caps/>
          <w:kern w:val="32"/>
        </w:rPr>
      </w:pPr>
      <w:r w:rsidRPr="00FB1623">
        <w:rPr>
          <w:caps/>
        </w:rPr>
        <w:br w:type="page"/>
      </w:r>
    </w:p>
    <w:p w:rsidR="00507EC9" w:rsidRPr="00FB1623" w:rsidRDefault="00507EC9" w:rsidP="00942347">
      <w:pPr>
        <w:pStyle w:val="Heading1"/>
        <w:jc w:val="center"/>
        <w:rPr>
          <w:rFonts w:ascii="Times New Roman" w:hAnsi="Times New Roman"/>
          <w:caps/>
          <w:sz w:val="24"/>
          <w:szCs w:val="24"/>
        </w:rPr>
      </w:pPr>
      <w:bookmarkStart w:id="30" w:name="_Toc272398350"/>
      <w:r w:rsidRPr="00FB1623">
        <w:rPr>
          <w:rFonts w:ascii="Times New Roman" w:hAnsi="Times New Roman"/>
          <w:caps/>
          <w:sz w:val="24"/>
          <w:szCs w:val="24"/>
        </w:rPr>
        <w:lastRenderedPageBreak/>
        <w:t>Frequently Asked Advising</w:t>
      </w:r>
      <w:r w:rsidRPr="00FB1623">
        <w:rPr>
          <w:rFonts w:ascii="Times New Roman" w:hAnsi="Times New Roman"/>
          <w:caps/>
          <w:kern w:val="2"/>
          <w:sz w:val="24"/>
          <w:szCs w:val="24"/>
        </w:rPr>
        <w:t xml:space="preserve"> Questions in CBE</w:t>
      </w:r>
      <w:bookmarkEnd w:id="30"/>
    </w:p>
    <w:p w:rsidR="00507EC9" w:rsidRPr="00FB1623" w:rsidRDefault="00507EC9" w:rsidP="00507EC9">
      <w:pPr>
        <w:tabs>
          <w:tab w:val="left" w:pos="-720"/>
          <w:tab w:val="left" w:pos="720"/>
        </w:tabs>
        <w:suppressAutoHyphens/>
        <w:spacing w:line="240" w:lineRule="atLeast"/>
      </w:pPr>
    </w:p>
    <w:p w:rsidR="00507EC9" w:rsidRPr="00FB1623" w:rsidRDefault="00507EC9" w:rsidP="00507EC9">
      <w:pPr>
        <w:pStyle w:val="Heading2"/>
        <w:rPr>
          <w:rFonts w:ascii="Times New Roman" w:hAnsi="Times New Roman" w:cs="Times New Roman"/>
          <w:sz w:val="24"/>
          <w:szCs w:val="24"/>
        </w:rPr>
      </w:pPr>
      <w:bookmarkStart w:id="31" w:name="_Toc272398351"/>
      <w:r w:rsidRPr="00FB1623">
        <w:rPr>
          <w:rFonts w:ascii="Times New Roman" w:hAnsi="Times New Roman" w:cs="Times New Roman"/>
          <w:sz w:val="24"/>
          <w:szCs w:val="24"/>
        </w:rPr>
        <w:t xml:space="preserve">CATALOG </w:t>
      </w:r>
      <w:r w:rsidR="003E5D19" w:rsidRPr="00FB1623">
        <w:rPr>
          <w:rFonts w:ascii="Times New Roman" w:hAnsi="Times New Roman" w:cs="Times New Roman"/>
          <w:sz w:val="24"/>
          <w:szCs w:val="24"/>
        </w:rPr>
        <w:t>YEAR (</w:t>
      </w:r>
      <w:r w:rsidR="00952475" w:rsidRPr="00FB1623">
        <w:rPr>
          <w:rFonts w:ascii="Times New Roman" w:hAnsi="Times New Roman" w:cs="Times New Roman"/>
          <w:sz w:val="24"/>
          <w:szCs w:val="24"/>
        </w:rPr>
        <w:t>a.k.a. Requirement term)</w:t>
      </w:r>
      <w:bookmarkEnd w:id="31"/>
    </w:p>
    <w:p w:rsidR="00507EC9" w:rsidRPr="00FB1623" w:rsidRDefault="00507EC9" w:rsidP="00507EC9">
      <w:pPr>
        <w:tabs>
          <w:tab w:val="left" w:pos="-720"/>
          <w:tab w:val="left" w:pos="720"/>
        </w:tabs>
        <w:suppressAutoHyphens/>
        <w:spacing w:line="240" w:lineRule="atLeast"/>
      </w:pPr>
      <w:r w:rsidRPr="00FB1623">
        <w:t xml:space="preserve">The catalog year is assigned when the student is accepted as a degree candidate. All requirements for the GenEds, major and minor must be fulfilled from this specific catalog. </w:t>
      </w:r>
    </w:p>
    <w:p w:rsidR="00507EC9" w:rsidRPr="00FB1623" w:rsidRDefault="00507EC9" w:rsidP="00507EC9">
      <w:pPr>
        <w:tabs>
          <w:tab w:val="left" w:pos="-720"/>
          <w:tab w:val="left" w:pos="720"/>
        </w:tabs>
        <w:suppressAutoHyphens/>
        <w:spacing w:line="240" w:lineRule="atLeast"/>
      </w:pPr>
    </w:p>
    <w:p w:rsidR="00507EC9" w:rsidRPr="00FB1623" w:rsidRDefault="00507EC9" w:rsidP="00507EC9">
      <w:pPr>
        <w:tabs>
          <w:tab w:val="left" w:pos="-720"/>
          <w:tab w:val="left" w:pos="720"/>
        </w:tabs>
        <w:suppressAutoHyphens/>
        <w:spacing w:line="240" w:lineRule="atLeast"/>
      </w:pPr>
      <w:r w:rsidRPr="00FB1623">
        <w:t xml:space="preserve">The catalog year is written in the academic year format beginning with the fall semester; it is identified as Fall/Spring. Example: </w:t>
      </w:r>
      <w:r w:rsidR="00CE09F2" w:rsidRPr="00FB1623">
        <w:t xml:space="preserve">if </w:t>
      </w:r>
      <w:r w:rsidRPr="00FB1623">
        <w:t>the student's first semester is fall 2010; the catalog year is 2010/11</w:t>
      </w:r>
      <w:r w:rsidR="00CE09F2" w:rsidRPr="00FB1623">
        <w:t xml:space="preserve"> (1104)</w:t>
      </w:r>
      <w:r w:rsidRPr="00FB1623">
        <w:t xml:space="preserve">. </w:t>
      </w:r>
    </w:p>
    <w:p w:rsidR="00AC023B" w:rsidRPr="00FB1623" w:rsidRDefault="00AC023B" w:rsidP="00507EC9">
      <w:pPr>
        <w:tabs>
          <w:tab w:val="left" w:pos="-720"/>
          <w:tab w:val="left" w:pos="720"/>
        </w:tabs>
        <w:suppressAutoHyphens/>
        <w:spacing w:line="240" w:lineRule="atLeast"/>
      </w:pPr>
    </w:p>
    <w:p w:rsidR="00AC023B" w:rsidRPr="00FB1623" w:rsidRDefault="00AC023B" w:rsidP="00507EC9">
      <w:pPr>
        <w:tabs>
          <w:tab w:val="left" w:pos="-720"/>
          <w:tab w:val="left" w:pos="720"/>
        </w:tabs>
        <w:suppressAutoHyphens/>
        <w:spacing w:line="240" w:lineRule="atLeast"/>
      </w:pPr>
      <w:r w:rsidRPr="00FB1623">
        <w:t xml:space="preserve">Students who have chosen a new BUAD track such as Entrepreneurship </w:t>
      </w:r>
      <w:r w:rsidR="00CB4044" w:rsidRPr="00FB1623">
        <w:t xml:space="preserve">(ENTR) </w:t>
      </w:r>
      <w:r w:rsidRPr="00FB1623">
        <w:t>or Project Management &amp; Business Analysis</w:t>
      </w:r>
      <w:r w:rsidR="00CB4044" w:rsidRPr="00FB1623">
        <w:t xml:space="preserve"> (PMBA) </w:t>
      </w:r>
      <w:r w:rsidRPr="00FB1623">
        <w:t>must change their catalog year to a year in which the program is activated. ENTR</w:t>
      </w:r>
      <w:r w:rsidR="00CB4044" w:rsidRPr="00FB1623">
        <w:t xml:space="preserve"> </w:t>
      </w:r>
      <w:r w:rsidR="003E5D19" w:rsidRPr="00FB1623">
        <w:t>went</w:t>
      </w:r>
      <w:r w:rsidR="00CB4044" w:rsidRPr="00FB1623">
        <w:t xml:space="preserve"> into effect with the </w:t>
      </w:r>
      <w:r w:rsidRPr="00FB1623">
        <w:t>2007/08</w:t>
      </w:r>
      <w:r w:rsidR="00CB4044" w:rsidRPr="00FB1623">
        <w:t xml:space="preserve"> catalog</w:t>
      </w:r>
      <w:r w:rsidRPr="00FB1623">
        <w:t xml:space="preserve"> </w:t>
      </w:r>
      <w:r w:rsidR="00CB4044" w:rsidRPr="00FB1623">
        <w:t>while PMBA began with the 2009/10 catalog.</w:t>
      </w:r>
      <w:r w:rsidRPr="00FB1623">
        <w:t xml:space="preserve"> </w:t>
      </w:r>
    </w:p>
    <w:p w:rsidR="00507EC9" w:rsidRPr="00FB1623" w:rsidRDefault="00507EC9" w:rsidP="00507EC9">
      <w:pPr>
        <w:tabs>
          <w:tab w:val="left" w:pos="-720"/>
          <w:tab w:val="left" w:pos="0"/>
          <w:tab w:val="left" w:pos="720"/>
        </w:tabs>
        <w:suppressAutoHyphens/>
        <w:spacing w:line="240" w:lineRule="atLeast"/>
        <w:ind w:left="1440" w:hanging="1440"/>
      </w:pPr>
    </w:p>
    <w:p w:rsidR="00507EC9" w:rsidRPr="00FB1623" w:rsidRDefault="00507EC9" w:rsidP="00507EC9">
      <w:pPr>
        <w:tabs>
          <w:tab w:val="left" w:pos="-720"/>
          <w:tab w:val="left" w:pos="0"/>
          <w:tab w:val="left" w:pos="720"/>
        </w:tabs>
        <w:suppressAutoHyphens/>
        <w:spacing w:line="240" w:lineRule="atLeast"/>
        <w:ind w:left="1440" w:hanging="1440"/>
      </w:pPr>
      <w:r w:rsidRPr="00FB1623">
        <w:t>Q.</w:t>
      </w:r>
      <w:r w:rsidRPr="00FB1623">
        <w:tab/>
        <w:t xml:space="preserve">How can I </w:t>
      </w:r>
      <w:r w:rsidRPr="00FB1623">
        <w:rPr>
          <w:b/>
          <w:bCs/>
        </w:rPr>
        <w:t>determine the catalog year</w:t>
      </w:r>
      <w:r w:rsidRPr="00FB1623">
        <w:t>?</w:t>
      </w:r>
    </w:p>
    <w:p w:rsidR="00507EC9" w:rsidRPr="00FB1623" w:rsidRDefault="00507EC9" w:rsidP="00507EC9">
      <w:pPr>
        <w:tabs>
          <w:tab w:val="left" w:pos="-720"/>
          <w:tab w:val="left" w:pos="0"/>
          <w:tab w:val="left" w:pos="720"/>
        </w:tabs>
        <w:suppressAutoHyphens/>
        <w:spacing w:line="240" w:lineRule="atLeast"/>
        <w:ind w:left="720" w:hanging="720"/>
      </w:pPr>
      <w:r w:rsidRPr="00FB1623">
        <w:t>A.</w:t>
      </w:r>
      <w:r w:rsidRPr="00FB1623">
        <w:tab/>
        <w:t xml:space="preserve">The catalog year is printed at the beginning of the Degree Progress Report or at the end of the Unofficial Transcript. </w:t>
      </w:r>
    </w:p>
    <w:p w:rsidR="00507EC9" w:rsidRPr="00FB1623" w:rsidRDefault="00507EC9" w:rsidP="00507EC9">
      <w:pPr>
        <w:tabs>
          <w:tab w:val="left" w:pos="-720"/>
          <w:tab w:val="left" w:pos="0"/>
          <w:tab w:val="left" w:pos="720"/>
        </w:tabs>
        <w:suppressAutoHyphens/>
        <w:spacing w:line="240" w:lineRule="atLeast"/>
        <w:ind w:left="1440" w:hanging="1440"/>
      </w:pPr>
    </w:p>
    <w:p w:rsidR="00507EC9" w:rsidRPr="00FB1623" w:rsidRDefault="00507EC9" w:rsidP="00507EC9">
      <w:pPr>
        <w:tabs>
          <w:tab w:val="left" w:pos="-720"/>
          <w:tab w:val="left" w:pos="0"/>
          <w:tab w:val="left" w:pos="720"/>
        </w:tabs>
        <w:suppressAutoHyphens/>
        <w:spacing w:line="240" w:lineRule="atLeast"/>
        <w:ind w:left="1440" w:hanging="1440"/>
      </w:pPr>
      <w:r w:rsidRPr="00FB1623">
        <w:t>Q.</w:t>
      </w:r>
      <w:r w:rsidRPr="00FB1623">
        <w:tab/>
        <w:t>How long is a</w:t>
      </w:r>
      <w:r w:rsidRPr="00FB1623">
        <w:rPr>
          <w:b/>
          <w:bCs/>
        </w:rPr>
        <w:t xml:space="preserve"> catalog in effect</w:t>
      </w:r>
      <w:r w:rsidRPr="00FB1623">
        <w:t xml:space="preserve">?  </w:t>
      </w:r>
    </w:p>
    <w:p w:rsidR="00507EC9" w:rsidRPr="00FB1623" w:rsidRDefault="00507EC9" w:rsidP="00507EC9">
      <w:pPr>
        <w:tabs>
          <w:tab w:val="left" w:pos="-720"/>
          <w:tab w:val="left" w:pos="720"/>
        </w:tabs>
        <w:suppressAutoHyphens/>
        <w:spacing w:line="240" w:lineRule="atLeast"/>
        <w:ind w:left="720" w:hanging="720"/>
      </w:pPr>
      <w:r w:rsidRPr="00FB1623">
        <w:t>A.</w:t>
      </w:r>
      <w:r w:rsidRPr="00FB1623">
        <w:tab/>
        <w:t>10 years. All degree requirements must be completed within 10 years of the student’s catalog year.</w:t>
      </w:r>
    </w:p>
    <w:p w:rsidR="00507EC9" w:rsidRPr="00FB1623" w:rsidRDefault="00507EC9" w:rsidP="00507EC9">
      <w:pPr>
        <w:tabs>
          <w:tab w:val="left" w:pos="-720"/>
          <w:tab w:val="left" w:pos="0"/>
          <w:tab w:val="left" w:pos="720"/>
        </w:tabs>
        <w:suppressAutoHyphens/>
        <w:spacing w:line="240" w:lineRule="atLeast"/>
        <w:ind w:left="1440" w:hanging="1440"/>
      </w:pPr>
    </w:p>
    <w:p w:rsidR="00507EC9" w:rsidRPr="00FB1623" w:rsidRDefault="00507EC9" w:rsidP="00507EC9">
      <w:pPr>
        <w:tabs>
          <w:tab w:val="left" w:pos="-720"/>
          <w:tab w:val="left" w:pos="0"/>
          <w:tab w:val="left" w:pos="720"/>
        </w:tabs>
        <w:suppressAutoHyphens/>
        <w:spacing w:line="240" w:lineRule="atLeast"/>
        <w:ind w:left="1440" w:hanging="1440"/>
      </w:pPr>
      <w:r w:rsidRPr="00FB1623">
        <w:t>Q.</w:t>
      </w:r>
      <w:r w:rsidRPr="00FB1623">
        <w:tab/>
        <w:t xml:space="preserve">What if the </w:t>
      </w:r>
      <w:r w:rsidRPr="00FB1623">
        <w:rPr>
          <w:b/>
          <w:bCs/>
        </w:rPr>
        <w:t>catalog has expired</w:t>
      </w:r>
      <w:r w:rsidRPr="00FB1623">
        <w:t>?</w:t>
      </w:r>
    </w:p>
    <w:p w:rsidR="00507EC9" w:rsidRPr="00FB1623" w:rsidRDefault="00507EC9" w:rsidP="00957581">
      <w:pPr>
        <w:tabs>
          <w:tab w:val="left" w:pos="-720"/>
          <w:tab w:val="left" w:pos="0"/>
          <w:tab w:val="left" w:pos="720"/>
        </w:tabs>
        <w:suppressAutoHyphens/>
        <w:spacing w:line="240" w:lineRule="atLeast"/>
        <w:ind w:left="720" w:hanging="720"/>
      </w:pPr>
      <w:r w:rsidRPr="00FB1623">
        <w:t>A.</w:t>
      </w:r>
      <w:r w:rsidRPr="00FB1623">
        <w:tab/>
        <w:t xml:space="preserve">If the catalog year has expired. A Catalog Selection Petition form (found at </w:t>
      </w:r>
      <w:hyperlink r:id="rId72" w:history="1">
        <w:r w:rsidR="003E5D19" w:rsidRPr="00FB1623">
          <w:rPr>
            <w:rStyle w:val="Hyperlink"/>
          </w:rPr>
          <w:t>http://www.towson.edu/registrar/Forms/</w:t>
        </w:r>
      </w:hyperlink>
      <w:r w:rsidR="00963EE6">
        <w:t>)</w:t>
      </w:r>
      <w:r w:rsidR="00957581" w:rsidRPr="00FB1623">
        <w:t xml:space="preserve"> </w:t>
      </w:r>
      <w:r w:rsidRPr="00FB1623">
        <w:t xml:space="preserve">must be submitted to use another catalog. </w:t>
      </w:r>
    </w:p>
    <w:p w:rsidR="00507EC9" w:rsidRPr="00FB1623" w:rsidRDefault="00507EC9" w:rsidP="00507EC9">
      <w:pPr>
        <w:tabs>
          <w:tab w:val="left" w:pos="-720"/>
          <w:tab w:val="left" w:pos="0"/>
          <w:tab w:val="left" w:pos="990"/>
        </w:tabs>
        <w:suppressAutoHyphens/>
        <w:spacing w:line="240" w:lineRule="atLeast"/>
        <w:ind w:left="1080" w:hanging="1365"/>
      </w:pPr>
    </w:p>
    <w:p w:rsidR="00507EC9" w:rsidRPr="00FB1623" w:rsidRDefault="00507EC9" w:rsidP="00507EC9">
      <w:pPr>
        <w:tabs>
          <w:tab w:val="left" w:pos="-720"/>
          <w:tab w:val="left" w:pos="0"/>
          <w:tab w:val="left" w:pos="720"/>
        </w:tabs>
        <w:suppressAutoHyphens/>
        <w:spacing w:line="240" w:lineRule="atLeast"/>
        <w:ind w:left="1440" w:hanging="1440"/>
      </w:pPr>
      <w:r w:rsidRPr="00FB1623">
        <w:t>Q.</w:t>
      </w:r>
      <w:r w:rsidRPr="00FB1623">
        <w:tab/>
        <w:t xml:space="preserve">How does a student </w:t>
      </w:r>
      <w:r w:rsidRPr="00FB1623">
        <w:rPr>
          <w:b/>
          <w:bCs/>
        </w:rPr>
        <w:t>change a catalog</w:t>
      </w:r>
      <w:r w:rsidRPr="00FB1623">
        <w:t>?</w:t>
      </w:r>
    </w:p>
    <w:p w:rsidR="00952475" w:rsidRPr="00FB1623" w:rsidRDefault="00507EC9" w:rsidP="00952475">
      <w:pPr>
        <w:tabs>
          <w:tab w:val="left" w:pos="-720"/>
          <w:tab w:val="left" w:pos="0"/>
          <w:tab w:val="left" w:pos="720"/>
        </w:tabs>
        <w:suppressAutoHyphens/>
        <w:spacing w:line="240" w:lineRule="atLeast"/>
        <w:ind w:left="720" w:hanging="720"/>
      </w:pPr>
      <w:r w:rsidRPr="00FB1623">
        <w:t>A</w:t>
      </w:r>
      <w:r w:rsidRPr="00FB1623">
        <w:tab/>
        <w:t xml:space="preserve">A completed Catalog Selection Petition form must be submitted </w:t>
      </w:r>
      <w:r w:rsidR="003E5D19" w:rsidRPr="00FB1623">
        <w:t>to the</w:t>
      </w:r>
      <w:r w:rsidR="00952475" w:rsidRPr="00FB1623">
        <w:t xml:space="preserve"> department chairperson of the student’s major/concentration. For PBUA and PEBU students, the form must be submitted to CBE’s Student Academic Services. The office will forward the petition to Academic Standards Committee for final approval</w:t>
      </w:r>
      <w:r w:rsidRPr="00FB1623">
        <w:t xml:space="preserve">. </w:t>
      </w:r>
      <w:r w:rsidR="00952475" w:rsidRPr="00FB1623">
        <w:t xml:space="preserve">Inform the student of the ramifications of all requirements </w:t>
      </w:r>
      <w:r w:rsidR="003E5D19" w:rsidRPr="00FB1623">
        <w:t>including admission</w:t>
      </w:r>
      <w:r w:rsidR="00952475" w:rsidRPr="00FB1623">
        <w:t xml:space="preserve"> to the major, the major, the concentration/track (if applicable</w:t>
      </w:r>
      <w:r w:rsidR="003E5D19" w:rsidRPr="00FB1623">
        <w:t>),</w:t>
      </w:r>
      <w:r w:rsidR="00952475" w:rsidRPr="00FB1623">
        <w:t xml:space="preserve"> </w:t>
      </w:r>
      <w:r w:rsidR="003E5D19" w:rsidRPr="00FB1623">
        <w:t>GenEds and</w:t>
      </w:r>
      <w:r w:rsidR="00952475" w:rsidRPr="00FB1623">
        <w:t xml:space="preserve"> </w:t>
      </w:r>
      <w:r w:rsidR="003E5D19" w:rsidRPr="00FB1623">
        <w:t>the degree.</w:t>
      </w:r>
    </w:p>
    <w:p w:rsidR="00507EC9" w:rsidRPr="00FB1623" w:rsidRDefault="00507EC9" w:rsidP="00507EC9">
      <w:pPr>
        <w:tabs>
          <w:tab w:val="left" w:pos="-720"/>
          <w:tab w:val="left" w:pos="0"/>
          <w:tab w:val="left" w:pos="720"/>
        </w:tabs>
        <w:suppressAutoHyphens/>
        <w:spacing w:line="240" w:lineRule="atLeast"/>
        <w:ind w:left="1440" w:hanging="1440"/>
      </w:pPr>
    </w:p>
    <w:p w:rsidR="00507EC9" w:rsidRPr="00FB1623" w:rsidRDefault="00507EC9" w:rsidP="00507EC9">
      <w:pPr>
        <w:tabs>
          <w:tab w:val="left" w:pos="-720"/>
          <w:tab w:val="left" w:pos="0"/>
          <w:tab w:val="left" w:pos="720"/>
        </w:tabs>
        <w:suppressAutoHyphens/>
        <w:spacing w:line="240" w:lineRule="atLeast"/>
        <w:ind w:left="1440" w:hanging="1440"/>
      </w:pPr>
      <w:r w:rsidRPr="00FB1623">
        <w:t>Q.</w:t>
      </w:r>
      <w:r w:rsidRPr="00FB1623">
        <w:tab/>
        <w:t xml:space="preserve">May a transfer student </w:t>
      </w:r>
      <w:r w:rsidR="0081202D" w:rsidRPr="00FB1623">
        <w:t xml:space="preserve">choose a different </w:t>
      </w:r>
      <w:r w:rsidRPr="00FB1623">
        <w:rPr>
          <w:b/>
          <w:bCs/>
        </w:rPr>
        <w:t>catalog year</w:t>
      </w:r>
      <w:r w:rsidRPr="00FB1623">
        <w:t>?</w:t>
      </w:r>
    </w:p>
    <w:p w:rsidR="00507EC9" w:rsidRPr="00FB1623" w:rsidRDefault="00507EC9" w:rsidP="007D4A19">
      <w:pPr>
        <w:tabs>
          <w:tab w:val="left" w:pos="-720"/>
          <w:tab w:val="left" w:pos="0"/>
          <w:tab w:val="left" w:pos="720"/>
        </w:tabs>
        <w:suppressAutoHyphens/>
        <w:spacing w:line="240" w:lineRule="atLeast"/>
        <w:ind w:left="720" w:hanging="720"/>
      </w:pPr>
      <w:r w:rsidRPr="00FB1623">
        <w:t>A.</w:t>
      </w:r>
      <w:r w:rsidRPr="00FB1623">
        <w:tab/>
        <w:t xml:space="preserve">Student may </w:t>
      </w:r>
      <w:r w:rsidR="003E5D19" w:rsidRPr="00FB1623">
        <w:t>s</w:t>
      </w:r>
      <w:r w:rsidRPr="00FB1623">
        <w:t xml:space="preserve">elect the catalog in effect at the time of </w:t>
      </w:r>
      <w:r w:rsidR="003E5D19" w:rsidRPr="00FB1623">
        <w:t>formal admission</w:t>
      </w:r>
      <w:r w:rsidRPr="00FB1623">
        <w:t xml:space="preserve"> at their </w:t>
      </w:r>
      <w:r w:rsidR="003E5D19" w:rsidRPr="00FB1623">
        <w:t xml:space="preserve">initial </w:t>
      </w:r>
      <w:r w:rsidRPr="00FB1623">
        <w:t>transfer</w:t>
      </w:r>
      <w:r w:rsidR="003E5D19" w:rsidRPr="00FB1623">
        <w:t>ring</w:t>
      </w:r>
      <w:r w:rsidRPr="00FB1623">
        <w:t xml:space="preserve"> institution</w:t>
      </w:r>
      <w:r w:rsidR="0081202D" w:rsidRPr="00FB1623">
        <w:t xml:space="preserve">, provided 10 years have not elapsed OR they may select a later catalog than the one assigned to them at the time of formal admission to Towson provided that the chosen catalog has not expired.  This will not alter the original transfer package received during formal admission to Towson as long as the student has been continuously enrolled </w:t>
      </w:r>
    </w:p>
    <w:p w:rsidR="00507EC9" w:rsidRPr="00FB1623" w:rsidRDefault="00507EC9" w:rsidP="00507EC9">
      <w:pPr>
        <w:tabs>
          <w:tab w:val="left" w:pos="-720"/>
        </w:tabs>
        <w:suppressAutoHyphens/>
        <w:spacing w:line="240" w:lineRule="atLeast"/>
      </w:pPr>
      <w:r w:rsidRPr="00FB1623">
        <w:tab/>
      </w:r>
    </w:p>
    <w:p w:rsidR="00507EC9" w:rsidRPr="00FB1623" w:rsidRDefault="00507EC9" w:rsidP="00507EC9">
      <w:pPr>
        <w:pStyle w:val="Heading2"/>
        <w:rPr>
          <w:rFonts w:ascii="Times New Roman" w:hAnsi="Times New Roman" w:cs="Times New Roman"/>
          <w:sz w:val="24"/>
          <w:szCs w:val="24"/>
        </w:rPr>
      </w:pPr>
      <w:bookmarkStart w:id="32" w:name="_Toc272398352"/>
      <w:r w:rsidRPr="00FB1623">
        <w:rPr>
          <w:rFonts w:ascii="Times New Roman" w:hAnsi="Times New Roman" w:cs="Times New Roman"/>
          <w:sz w:val="24"/>
          <w:szCs w:val="24"/>
        </w:rPr>
        <w:t>TRANSFER</w:t>
      </w:r>
      <w:bookmarkEnd w:id="32"/>
    </w:p>
    <w:p w:rsidR="00507EC9" w:rsidRPr="00FB1623" w:rsidRDefault="00507EC9" w:rsidP="00507EC9">
      <w:pPr>
        <w:tabs>
          <w:tab w:val="left" w:pos="-720"/>
        </w:tabs>
        <w:suppressAutoHyphens/>
        <w:spacing w:line="240" w:lineRule="atLeast"/>
      </w:pPr>
      <w:r w:rsidRPr="00FB1623">
        <w:t>Q.</w:t>
      </w:r>
      <w:r w:rsidRPr="00FB1623">
        <w:tab/>
        <w:t xml:space="preserve">What is a </w:t>
      </w:r>
      <w:r w:rsidRPr="00FB1623">
        <w:rPr>
          <w:b/>
          <w:bCs/>
        </w:rPr>
        <w:t xml:space="preserve">Transfer </w:t>
      </w:r>
      <w:r w:rsidR="00E53140" w:rsidRPr="00FB1623">
        <w:rPr>
          <w:b/>
          <w:bCs/>
        </w:rPr>
        <w:t>Package</w:t>
      </w:r>
      <w:r w:rsidR="00E53140" w:rsidRPr="00FB1623">
        <w:t>?</w:t>
      </w:r>
    </w:p>
    <w:p w:rsidR="00507EC9" w:rsidRPr="00FB1623" w:rsidRDefault="00507EC9" w:rsidP="00507EC9">
      <w:pPr>
        <w:tabs>
          <w:tab w:val="left" w:pos="720"/>
        </w:tabs>
        <w:suppressAutoHyphens/>
        <w:spacing w:line="240" w:lineRule="atLeast"/>
        <w:ind w:left="720" w:hanging="720"/>
      </w:pPr>
      <w:r w:rsidRPr="00FB1623">
        <w:t>A.</w:t>
      </w:r>
      <w:r w:rsidRPr="00FB1623">
        <w:tab/>
        <w:t>The Transfer Package is the way a student received credit for having satisfied Towson’s GenEds at the sending institution</w:t>
      </w:r>
    </w:p>
    <w:p w:rsidR="00507EC9" w:rsidRPr="00FB1623" w:rsidRDefault="00507EC9" w:rsidP="00507EC9">
      <w:pPr>
        <w:tabs>
          <w:tab w:val="left" w:pos="-720"/>
          <w:tab w:val="left" w:pos="0"/>
          <w:tab w:val="left" w:pos="720"/>
        </w:tabs>
        <w:suppressAutoHyphens/>
        <w:spacing w:line="240" w:lineRule="atLeast"/>
        <w:ind w:left="1440" w:hanging="1440"/>
      </w:pPr>
    </w:p>
    <w:p w:rsidR="00507EC9" w:rsidRPr="00FB1623" w:rsidRDefault="00507EC9" w:rsidP="00507EC9">
      <w:pPr>
        <w:tabs>
          <w:tab w:val="left" w:pos="-720"/>
          <w:tab w:val="left" w:pos="0"/>
          <w:tab w:val="left" w:pos="720"/>
        </w:tabs>
        <w:suppressAutoHyphens/>
        <w:spacing w:line="240" w:lineRule="atLeast"/>
        <w:ind w:left="1440" w:hanging="1440"/>
      </w:pPr>
      <w:r w:rsidRPr="00FB1623">
        <w:t>Q.</w:t>
      </w:r>
      <w:r w:rsidRPr="00FB1623">
        <w:tab/>
        <w:t>How can I</w:t>
      </w:r>
      <w:r w:rsidRPr="00FB1623">
        <w:rPr>
          <w:b/>
          <w:bCs/>
        </w:rPr>
        <w:t xml:space="preserve"> determine if a student has a Transfer Package (GenEds)</w:t>
      </w:r>
      <w:r w:rsidRPr="00FB1623">
        <w:t>?</w:t>
      </w:r>
      <w:r w:rsidRPr="00FB1623">
        <w:rPr>
          <w:b/>
          <w:bCs/>
        </w:rPr>
        <w:t xml:space="preserve"> </w:t>
      </w:r>
    </w:p>
    <w:p w:rsidR="00943211" w:rsidRDefault="00507EC9" w:rsidP="0081202D">
      <w:pPr>
        <w:tabs>
          <w:tab w:val="left" w:pos="-720"/>
          <w:tab w:val="left" w:pos="0"/>
          <w:tab w:val="left" w:pos="720"/>
        </w:tabs>
        <w:suppressAutoHyphens/>
        <w:spacing w:line="240" w:lineRule="atLeast"/>
        <w:ind w:left="720" w:hanging="720"/>
      </w:pPr>
      <w:r w:rsidRPr="00FB1623">
        <w:t>A.</w:t>
      </w:r>
      <w:r w:rsidRPr="00FB1623">
        <w:tab/>
        <w:t>The notation of Transfer Package A</w:t>
      </w:r>
      <w:r w:rsidR="00E53140" w:rsidRPr="00FB1623">
        <w:t>, B</w:t>
      </w:r>
      <w:r w:rsidRPr="00FB1623">
        <w:t xml:space="preserve">, or C is located </w:t>
      </w:r>
      <w:r w:rsidR="003B6510" w:rsidRPr="00FB1623">
        <w:t>o</w:t>
      </w:r>
      <w:r w:rsidR="0081202D" w:rsidRPr="00FB1623">
        <w:t>n the Degree</w:t>
      </w:r>
      <w:r w:rsidR="003B6510" w:rsidRPr="00FB1623">
        <w:t xml:space="preserve"> Progress Report</w:t>
      </w:r>
      <w:r w:rsidR="00943211" w:rsidRPr="00FB1623">
        <w:t xml:space="preserve"> (DPR.).</w:t>
      </w:r>
      <w:r w:rsidR="0081202D" w:rsidRPr="00FB1623">
        <w:t xml:space="preserve"> </w:t>
      </w:r>
      <w:r w:rsidR="00943211" w:rsidRPr="00FB1623">
        <w:t>T</w:t>
      </w:r>
      <w:r w:rsidR="001530A2" w:rsidRPr="00FB1623">
        <w:t xml:space="preserve">he </w:t>
      </w:r>
      <w:r w:rsidR="003B6510" w:rsidRPr="00FB1623">
        <w:t xml:space="preserve">notations of “AAOP” “GENED SATISFIED” is located in the Transfer section of the transcript and in the Academic Advisement Report. </w:t>
      </w:r>
    </w:p>
    <w:p w:rsidR="00750185" w:rsidRDefault="00750185" w:rsidP="0081202D">
      <w:pPr>
        <w:tabs>
          <w:tab w:val="left" w:pos="-720"/>
          <w:tab w:val="left" w:pos="0"/>
          <w:tab w:val="left" w:pos="720"/>
        </w:tabs>
        <w:suppressAutoHyphens/>
        <w:spacing w:line="240" w:lineRule="atLeast"/>
        <w:ind w:left="720" w:hanging="720"/>
      </w:pPr>
    </w:p>
    <w:p w:rsidR="00593A97" w:rsidRPr="00FB1623" w:rsidRDefault="00593A97" w:rsidP="0081202D">
      <w:pPr>
        <w:tabs>
          <w:tab w:val="left" w:pos="-720"/>
          <w:tab w:val="left" w:pos="0"/>
          <w:tab w:val="left" w:pos="720"/>
        </w:tabs>
        <w:suppressAutoHyphens/>
        <w:spacing w:line="240" w:lineRule="atLeast"/>
        <w:ind w:left="720" w:hanging="720"/>
      </w:pPr>
    </w:p>
    <w:p w:rsidR="00943211" w:rsidRPr="00FB1623" w:rsidRDefault="00943211" w:rsidP="0081202D">
      <w:pPr>
        <w:tabs>
          <w:tab w:val="left" w:pos="-720"/>
          <w:tab w:val="left" w:pos="0"/>
          <w:tab w:val="left" w:pos="720"/>
        </w:tabs>
        <w:suppressAutoHyphens/>
        <w:spacing w:line="240" w:lineRule="atLeast"/>
        <w:ind w:left="720" w:hanging="720"/>
      </w:pPr>
    </w:p>
    <w:p w:rsidR="00943211" w:rsidRPr="00FB1623" w:rsidRDefault="00943211" w:rsidP="00943211">
      <w:pPr>
        <w:tabs>
          <w:tab w:val="left" w:pos="-720"/>
        </w:tabs>
        <w:suppressAutoHyphens/>
        <w:spacing w:line="240" w:lineRule="atLeast"/>
      </w:pPr>
      <w:r w:rsidRPr="00FB1623">
        <w:lastRenderedPageBreak/>
        <w:t>Q.</w:t>
      </w:r>
      <w:r w:rsidRPr="00FB1623">
        <w:tab/>
        <w:t xml:space="preserve"> Are </w:t>
      </w:r>
      <w:r w:rsidRPr="00FB1623">
        <w:rPr>
          <w:b/>
          <w:bCs/>
        </w:rPr>
        <w:t>additional GenEd courses needed</w:t>
      </w:r>
      <w:r w:rsidRPr="00FB1623">
        <w:t xml:space="preserve"> with a Transfer Package?</w:t>
      </w:r>
    </w:p>
    <w:p w:rsidR="00943211" w:rsidRPr="00FB1623" w:rsidRDefault="00943211" w:rsidP="0081202D">
      <w:pPr>
        <w:tabs>
          <w:tab w:val="left" w:pos="-720"/>
          <w:tab w:val="left" w:pos="0"/>
          <w:tab w:val="left" w:pos="720"/>
        </w:tabs>
        <w:suppressAutoHyphens/>
        <w:spacing w:line="240" w:lineRule="atLeast"/>
        <w:ind w:left="720" w:hanging="720"/>
      </w:pPr>
      <w:r w:rsidRPr="00FB1623">
        <w:t>A.</w:t>
      </w:r>
      <w:r w:rsidRPr="00FB1623">
        <w:tab/>
        <w:t xml:space="preserve">The number and GenEd categories of courses required depend on the Transfer Package granted. The remaining GenEds must be completed in residence at TU.  Refer to the student’s Degree Progress Report. Package A, indicated on the DPR as G0A, requires completion of I.D, Advanced </w:t>
      </w:r>
      <w:r w:rsidR="0081202D" w:rsidRPr="00FB1623">
        <w:t xml:space="preserve">Composition and </w:t>
      </w:r>
      <w:r w:rsidR="00B602B2" w:rsidRPr="00FB1623">
        <w:t>II.A.</w:t>
      </w:r>
      <w:r w:rsidRPr="00FB1623">
        <w:t xml:space="preserve"> Scientific Inquiry (non-lab). Package B (GOB) requires I.D. All GenEds are satisfied with a Package C (GOC).</w:t>
      </w:r>
    </w:p>
    <w:p w:rsidR="00507EC9" w:rsidRPr="00FB1623" w:rsidRDefault="003B6510" w:rsidP="0081202D">
      <w:pPr>
        <w:tabs>
          <w:tab w:val="left" w:pos="-720"/>
          <w:tab w:val="left" w:pos="0"/>
          <w:tab w:val="left" w:pos="2520"/>
        </w:tabs>
        <w:suppressAutoHyphens/>
        <w:spacing w:line="240" w:lineRule="atLeast"/>
      </w:pPr>
      <w:r w:rsidRPr="00FB1623">
        <w:tab/>
      </w:r>
    </w:p>
    <w:p w:rsidR="00507EC9" w:rsidRPr="00FB1623" w:rsidRDefault="00507EC9" w:rsidP="00507EC9">
      <w:pPr>
        <w:tabs>
          <w:tab w:val="left" w:pos="-720"/>
          <w:tab w:val="left" w:pos="0"/>
          <w:tab w:val="left" w:pos="720"/>
        </w:tabs>
        <w:suppressAutoHyphens/>
        <w:spacing w:line="240" w:lineRule="atLeast"/>
        <w:ind w:left="1440" w:hanging="1440"/>
      </w:pPr>
      <w:r w:rsidRPr="00FB1623">
        <w:t xml:space="preserve">Q. </w:t>
      </w:r>
      <w:r w:rsidRPr="00FB1623">
        <w:tab/>
        <w:t>Who</w:t>
      </w:r>
      <w:r w:rsidRPr="00FB1623">
        <w:rPr>
          <w:b/>
          <w:bCs/>
        </w:rPr>
        <w:t xml:space="preserve"> qualifies for a Transfer Package</w:t>
      </w:r>
      <w:r w:rsidRPr="00FB1623">
        <w:t>?</w:t>
      </w:r>
    </w:p>
    <w:p w:rsidR="00507EC9" w:rsidRPr="00FB1623" w:rsidRDefault="00507EC9" w:rsidP="00507EC9">
      <w:pPr>
        <w:tabs>
          <w:tab w:val="left" w:pos="720"/>
        </w:tabs>
        <w:suppressAutoHyphens/>
        <w:spacing w:line="240" w:lineRule="atLeast"/>
        <w:ind w:left="720" w:hanging="720"/>
      </w:pPr>
      <w:r w:rsidRPr="00FB1623">
        <w:t>A.</w:t>
      </w:r>
      <w:r w:rsidRPr="00FB1623">
        <w:tab/>
        <w:t>Towson offers Transfer Packages to transfer students from University System of Maryland schools. The packages vary according to the GenEd requirements of the sending institution, not on the awarding of an A.A. degree.</w:t>
      </w:r>
    </w:p>
    <w:p w:rsidR="00507EC9" w:rsidRPr="00FB1623" w:rsidRDefault="00507EC9" w:rsidP="00507EC9">
      <w:pPr>
        <w:tabs>
          <w:tab w:val="left" w:pos="-720"/>
        </w:tabs>
        <w:suppressAutoHyphens/>
        <w:spacing w:line="240" w:lineRule="atLeast"/>
      </w:pPr>
    </w:p>
    <w:p w:rsidR="00507EC9" w:rsidRPr="00FB1623" w:rsidRDefault="00507EC9" w:rsidP="00507EC9">
      <w:pPr>
        <w:tabs>
          <w:tab w:val="left" w:pos="720"/>
        </w:tabs>
        <w:suppressAutoHyphens/>
        <w:spacing w:line="240" w:lineRule="atLeast"/>
        <w:ind w:left="720"/>
      </w:pPr>
      <w:r w:rsidRPr="00FB1623">
        <w:t xml:space="preserve">Transfer Packages are not available to students transferring from private or </w:t>
      </w:r>
      <w:r w:rsidR="0081202D" w:rsidRPr="00FB1623">
        <w:t>out-of-state</w:t>
      </w:r>
      <w:r w:rsidRPr="00FB1623">
        <w:t xml:space="preserve"> </w:t>
      </w:r>
      <w:r w:rsidR="0081202D" w:rsidRPr="00FB1623">
        <w:t>institutions. Their</w:t>
      </w:r>
      <w:r w:rsidRPr="00FB1623">
        <w:t xml:space="preserve"> transfer courses will be applied to</w:t>
      </w:r>
      <w:r w:rsidR="0081202D" w:rsidRPr="00FB1623">
        <w:t xml:space="preserve"> GenEds on a course by </w:t>
      </w:r>
      <w:r w:rsidRPr="00FB1623">
        <w:t xml:space="preserve">course basis. </w:t>
      </w:r>
    </w:p>
    <w:p w:rsidR="00507EC9" w:rsidRPr="00FB1623" w:rsidRDefault="00507EC9" w:rsidP="00507EC9">
      <w:pPr>
        <w:tabs>
          <w:tab w:val="left" w:pos="-720"/>
        </w:tabs>
        <w:suppressAutoHyphens/>
        <w:spacing w:line="240" w:lineRule="atLeast"/>
      </w:pPr>
      <w:r w:rsidRPr="00FB1623">
        <w:t xml:space="preserve"> </w:t>
      </w:r>
    </w:p>
    <w:p w:rsidR="00507EC9" w:rsidRPr="00FB1623" w:rsidRDefault="00507EC9" w:rsidP="00507EC9">
      <w:pPr>
        <w:tabs>
          <w:tab w:val="left" w:pos="-720"/>
        </w:tabs>
        <w:suppressAutoHyphens/>
        <w:spacing w:line="240" w:lineRule="atLeast"/>
      </w:pPr>
      <w:r w:rsidRPr="00FB1623">
        <w:t>Q.</w:t>
      </w:r>
      <w:r w:rsidRPr="00FB1623">
        <w:tab/>
        <w:t xml:space="preserve">What does </w:t>
      </w:r>
      <w:r w:rsidRPr="00FB1623">
        <w:rPr>
          <w:b/>
          <w:bCs/>
        </w:rPr>
        <w:t xml:space="preserve">“validation required” </w:t>
      </w:r>
      <w:r w:rsidRPr="00FB1623">
        <w:t xml:space="preserve">mean? </w:t>
      </w:r>
    </w:p>
    <w:p w:rsidR="00975A86" w:rsidRPr="00FB1623" w:rsidRDefault="00507EC9" w:rsidP="00975A86">
      <w:pPr>
        <w:tabs>
          <w:tab w:val="left" w:pos="720"/>
        </w:tabs>
        <w:suppressAutoHyphens/>
        <w:spacing w:line="240" w:lineRule="atLeast"/>
        <w:ind w:left="720" w:hanging="720"/>
      </w:pPr>
      <w:r w:rsidRPr="00FB1623">
        <w:t>A.</w:t>
      </w:r>
      <w:r w:rsidRPr="00FB1623">
        <w:tab/>
      </w:r>
      <w:r w:rsidR="00975A86" w:rsidRPr="00FB1623">
        <w:t>A course taken at the lower level (100-200) at a community college or four-year educational institution is not equivalent to a TU upper-level course.  In order to fulfill an upper-level major course requirement, the content of the transfer work must be validated.  A transfer course requiring validation is identified with a “T” instead of the 300-number code, e.g., MKTG T41 for MKTG 341, MNGT T61 for MNGT 361, etc.</w:t>
      </w:r>
    </w:p>
    <w:p w:rsidR="00975A86" w:rsidRPr="00FB1623" w:rsidRDefault="00975A86" w:rsidP="00975A86">
      <w:pPr>
        <w:tabs>
          <w:tab w:val="left" w:pos="720"/>
        </w:tabs>
        <w:suppressAutoHyphens/>
        <w:spacing w:line="240" w:lineRule="atLeast"/>
        <w:ind w:left="720" w:hanging="720"/>
      </w:pPr>
    </w:p>
    <w:p w:rsidR="00975A86" w:rsidRPr="00FB1623" w:rsidRDefault="00975A86" w:rsidP="00975A86">
      <w:pPr>
        <w:tabs>
          <w:tab w:val="left" w:pos="720"/>
        </w:tabs>
        <w:suppressAutoHyphens/>
        <w:spacing w:line="240" w:lineRule="atLeast"/>
        <w:ind w:left="720" w:hanging="720"/>
      </w:pPr>
      <w:r w:rsidRPr="00FB1623">
        <w:rPr>
          <w:b/>
        </w:rPr>
        <w:tab/>
        <w:t xml:space="preserve">How to Validate:  </w:t>
      </w:r>
      <w:r w:rsidR="00EE7107" w:rsidRPr="00FB1623">
        <w:t>For CBE majors, c</w:t>
      </w:r>
      <w:r w:rsidRPr="00FB1623">
        <w:t xml:space="preserve">omplete the course </w:t>
      </w:r>
      <w:r w:rsidRPr="00FB1623">
        <w:rPr>
          <w:b/>
        </w:rPr>
        <w:t xml:space="preserve">specified below </w:t>
      </w:r>
      <w:r w:rsidRPr="00FB1623">
        <w:t xml:space="preserve">with a grade equivalent of 2.0 or higher at TU. </w:t>
      </w:r>
    </w:p>
    <w:p w:rsidR="00975A86" w:rsidRPr="00FB1623" w:rsidRDefault="00975A86" w:rsidP="00975A86">
      <w:pPr>
        <w:tabs>
          <w:tab w:val="left" w:pos="720"/>
        </w:tabs>
        <w:suppressAutoHyphens/>
        <w:spacing w:line="240" w:lineRule="atLeast"/>
        <w:ind w:left="720" w:hanging="720"/>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6"/>
        <w:gridCol w:w="2696"/>
        <w:gridCol w:w="2603"/>
      </w:tblGrid>
      <w:tr w:rsidR="00975A86" w:rsidRPr="00FB1623" w:rsidTr="00975A86">
        <w:tc>
          <w:tcPr>
            <w:tcW w:w="2096" w:type="dxa"/>
          </w:tcPr>
          <w:p w:rsidR="00975A86" w:rsidRPr="00FB1623" w:rsidRDefault="00975A86" w:rsidP="00975A86">
            <w:pPr>
              <w:tabs>
                <w:tab w:val="left" w:pos="720"/>
              </w:tabs>
              <w:suppressAutoHyphens/>
              <w:spacing w:line="240" w:lineRule="atLeast"/>
              <w:ind w:left="720" w:hanging="720"/>
              <w:rPr>
                <w:b/>
              </w:rPr>
            </w:pPr>
            <w:r w:rsidRPr="00FB1623">
              <w:rPr>
                <w:b/>
              </w:rPr>
              <w:t xml:space="preserve">Transfer Course </w:t>
            </w:r>
          </w:p>
        </w:tc>
        <w:tc>
          <w:tcPr>
            <w:tcW w:w="2696" w:type="dxa"/>
          </w:tcPr>
          <w:p w:rsidR="00975A86" w:rsidRPr="00FB1623" w:rsidRDefault="00975A86" w:rsidP="00975A86">
            <w:pPr>
              <w:tabs>
                <w:tab w:val="left" w:pos="720"/>
              </w:tabs>
              <w:suppressAutoHyphens/>
              <w:spacing w:line="240" w:lineRule="atLeast"/>
              <w:ind w:left="720" w:hanging="720"/>
              <w:rPr>
                <w:b/>
              </w:rPr>
            </w:pPr>
            <w:r w:rsidRPr="00FB1623">
              <w:rPr>
                <w:b/>
              </w:rPr>
              <w:t xml:space="preserve">Fulfills the TU course: </w:t>
            </w:r>
          </w:p>
        </w:tc>
        <w:tc>
          <w:tcPr>
            <w:tcW w:w="2603" w:type="dxa"/>
          </w:tcPr>
          <w:p w:rsidR="00975A86" w:rsidRPr="00FB1623" w:rsidRDefault="00975A86" w:rsidP="00975A86">
            <w:pPr>
              <w:tabs>
                <w:tab w:val="left" w:pos="720"/>
              </w:tabs>
              <w:suppressAutoHyphens/>
              <w:spacing w:line="240" w:lineRule="atLeast"/>
              <w:ind w:left="720" w:hanging="720"/>
              <w:rPr>
                <w:b/>
              </w:rPr>
            </w:pPr>
            <w:r w:rsidRPr="00FB1623">
              <w:rPr>
                <w:b/>
              </w:rPr>
              <w:t>When Validated with:</w:t>
            </w:r>
          </w:p>
        </w:tc>
      </w:tr>
      <w:tr w:rsidR="00EE7107" w:rsidRPr="00FB1623" w:rsidTr="00975A86">
        <w:tc>
          <w:tcPr>
            <w:tcW w:w="2096" w:type="dxa"/>
          </w:tcPr>
          <w:p w:rsidR="00EE7107" w:rsidRPr="00FB1623" w:rsidRDefault="00EE7107" w:rsidP="00975A86">
            <w:pPr>
              <w:tabs>
                <w:tab w:val="left" w:pos="720"/>
              </w:tabs>
              <w:suppressAutoHyphens/>
              <w:spacing w:line="240" w:lineRule="atLeast"/>
              <w:ind w:left="720" w:hanging="720"/>
            </w:pPr>
            <w:r w:rsidRPr="00FB1623">
              <w:t>EBTM T37</w:t>
            </w:r>
          </w:p>
        </w:tc>
        <w:tc>
          <w:tcPr>
            <w:tcW w:w="2696" w:type="dxa"/>
          </w:tcPr>
          <w:p w:rsidR="00EE7107" w:rsidRPr="00FB1623" w:rsidRDefault="00EE7107" w:rsidP="00975A86">
            <w:pPr>
              <w:tabs>
                <w:tab w:val="left" w:pos="720"/>
              </w:tabs>
              <w:suppressAutoHyphens/>
              <w:spacing w:line="240" w:lineRule="atLeast"/>
              <w:ind w:left="720" w:hanging="720"/>
            </w:pPr>
            <w:r w:rsidRPr="00FB1623">
              <w:t>EBTM 337</w:t>
            </w:r>
          </w:p>
        </w:tc>
        <w:tc>
          <w:tcPr>
            <w:tcW w:w="2603" w:type="dxa"/>
          </w:tcPr>
          <w:p w:rsidR="00EE7107" w:rsidRPr="00FB1623" w:rsidRDefault="00EE7107" w:rsidP="00975A86">
            <w:pPr>
              <w:tabs>
                <w:tab w:val="left" w:pos="720"/>
              </w:tabs>
              <w:suppressAutoHyphens/>
              <w:spacing w:line="240" w:lineRule="atLeast"/>
              <w:ind w:left="720" w:hanging="720"/>
            </w:pPr>
            <w:r w:rsidRPr="00FB1623">
              <w:t>EBTM 311</w:t>
            </w:r>
          </w:p>
        </w:tc>
      </w:tr>
      <w:tr w:rsidR="00975A86" w:rsidRPr="00FB1623" w:rsidTr="00975A86">
        <w:tc>
          <w:tcPr>
            <w:tcW w:w="2096" w:type="dxa"/>
          </w:tcPr>
          <w:p w:rsidR="00975A86" w:rsidRPr="00FB1623" w:rsidRDefault="00975A86" w:rsidP="00975A86">
            <w:pPr>
              <w:tabs>
                <w:tab w:val="left" w:pos="720"/>
              </w:tabs>
              <w:suppressAutoHyphens/>
              <w:spacing w:line="240" w:lineRule="atLeast"/>
              <w:ind w:left="720" w:hanging="720"/>
            </w:pPr>
            <w:r w:rsidRPr="00FB1623">
              <w:t>FIN T31</w:t>
            </w:r>
          </w:p>
        </w:tc>
        <w:tc>
          <w:tcPr>
            <w:tcW w:w="2696" w:type="dxa"/>
          </w:tcPr>
          <w:p w:rsidR="00975A86" w:rsidRPr="00FB1623" w:rsidRDefault="00975A86" w:rsidP="00975A86">
            <w:pPr>
              <w:tabs>
                <w:tab w:val="left" w:pos="720"/>
              </w:tabs>
              <w:suppressAutoHyphens/>
              <w:spacing w:line="240" w:lineRule="atLeast"/>
              <w:ind w:left="720" w:hanging="720"/>
            </w:pPr>
            <w:r w:rsidRPr="00FB1623">
              <w:t>FIN 331</w:t>
            </w:r>
          </w:p>
        </w:tc>
        <w:tc>
          <w:tcPr>
            <w:tcW w:w="2603" w:type="dxa"/>
          </w:tcPr>
          <w:p w:rsidR="00975A86" w:rsidRPr="00FB1623" w:rsidRDefault="00975A86" w:rsidP="00975A86">
            <w:pPr>
              <w:tabs>
                <w:tab w:val="left" w:pos="720"/>
              </w:tabs>
              <w:suppressAutoHyphens/>
              <w:spacing w:line="240" w:lineRule="atLeast"/>
              <w:ind w:left="720" w:hanging="720"/>
            </w:pPr>
            <w:r w:rsidRPr="00FB1623">
              <w:t>FIN 332</w:t>
            </w:r>
          </w:p>
        </w:tc>
      </w:tr>
      <w:tr w:rsidR="00975A86" w:rsidRPr="00FB1623" w:rsidTr="00975A86">
        <w:tc>
          <w:tcPr>
            <w:tcW w:w="2096" w:type="dxa"/>
          </w:tcPr>
          <w:p w:rsidR="00975A86" w:rsidRPr="00FB1623" w:rsidRDefault="00975A86" w:rsidP="00975A86">
            <w:pPr>
              <w:tabs>
                <w:tab w:val="left" w:pos="720"/>
              </w:tabs>
              <w:suppressAutoHyphens/>
              <w:spacing w:line="240" w:lineRule="atLeast"/>
              <w:ind w:left="720" w:hanging="720"/>
            </w:pPr>
            <w:r w:rsidRPr="00FB1623">
              <w:t>MKTG T41</w:t>
            </w:r>
          </w:p>
        </w:tc>
        <w:tc>
          <w:tcPr>
            <w:tcW w:w="2696" w:type="dxa"/>
          </w:tcPr>
          <w:p w:rsidR="00975A86" w:rsidRPr="00FB1623" w:rsidRDefault="00975A86" w:rsidP="00975A86">
            <w:pPr>
              <w:tabs>
                <w:tab w:val="left" w:pos="720"/>
              </w:tabs>
              <w:suppressAutoHyphens/>
              <w:spacing w:line="240" w:lineRule="atLeast"/>
              <w:ind w:left="720" w:hanging="720"/>
            </w:pPr>
            <w:r w:rsidRPr="00FB1623">
              <w:t>MKTG 341</w:t>
            </w:r>
          </w:p>
        </w:tc>
        <w:tc>
          <w:tcPr>
            <w:tcW w:w="2603" w:type="dxa"/>
          </w:tcPr>
          <w:p w:rsidR="00975A86" w:rsidRPr="00FB1623" w:rsidRDefault="00975A86" w:rsidP="00975A86">
            <w:pPr>
              <w:tabs>
                <w:tab w:val="left" w:pos="720"/>
              </w:tabs>
              <w:suppressAutoHyphens/>
              <w:spacing w:line="240" w:lineRule="atLeast"/>
              <w:ind w:left="720" w:hanging="720"/>
            </w:pPr>
            <w:r w:rsidRPr="00FB1623">
              <w:t>MNGT 481</w:t>
            </w:r>
          </w:p>
        </w:tc>
      </w:tr>
      <w:tr w:rsidR="00975A86" w:rsidRPr="00FB1623" w:rsidTr="00975A86">
        <w:tc>
          <w:tcPr>
            <w:tcW w:w="2096" w:type="dxa"/>
          </w:tcPr>
          <w:p w:rsidR="00975A86" w:rsidRPr="00FB1623" w:rsidRDefault="00975A86" w:rsidP="00975A86">
            <w:pPr>
              <w:tabs>
                <w:tab w:val="left" w:pos="720"/>
              </w:tabs>
              <w:suppressAutoHyphens/>
              <w:spacing w:line="240" w:lineRule="atLeast"/>
              <w:ind w:left="720" w:hanging="720"/>
            </w:pPr>
            <w:r w:rsidRPr="00FB1623">
              <w:t>MNGT T61</w:t>
            </w:r>
          </w:p>
        </w:tc>
        <w:tc>
          <w:tcPr>
            <w:tcW w:w="2696" w:type="dxa"/>
          </w:tcPr>
          <w:p w:rsidR="00975A86" w:rsidRPr="00FB1623" w:rsidRDefault="00975A86" w:rsidP="00975A86">
            <w:pPr>
              <w:tabs>
                <w:tab w:val="left" w:pos="720"/>
              </w:tabs>
              <w:suppressAutoHyphens/>
              <w:spacing w:line="240" w:lineRule="atLeast"/>
              <w:ind w:left="720" w:hanging="720"/>
            </w:pPr>
            <w:r w:rsidRPr="00FB1623">
              <w:t>MNGT 361</w:t>
            </w:r>
          </w:p>
        </w:tc>
        <w:tc>
          <w:tcPr>
            <w:tcW w:w="2603" w:type="dxa"/>
          </w:tcPr>
          <w:p w:rsidR="00975A86" w:rsidRPr="00FB1623" w:rsidRDefault="00975A86" w:rsidP="00975A86">
            <w:pPr>
              <w:tabs>
                <w:tab w:val="left" w:pos="720"/>
              </w:tabs>
              <w:suppressAutoHyphens/>
              <w:spacing w:line="240" w:lineRule="atLeast"/>
              <w:ind w:left="720" w:hanging="720"/>
            </w:pPr>
            <w:r w:rsidRPr="00FB1623">
              <w:t>MNGT 481</w:t>
            </w:r>
          </w:p>
        </w:tc>
      </w:tr>
      <w:tr w:rsidR="00975A86" w:rsidRPr="00FB1623" w:rsidTr="00975A86">
        <w:tc>
          <w:tcPr>
            <w:tcW w:w="2096" w:type="dxa"/>
          </w:tcPr>
          <w:p w:rsidR="00975A86" w:rsidRPr="00FB1623" w:rsidRDefault="00975A86" w:rsidP="00975A86">
            <w:pPr>
              <w:tabs>
                <w:tab w:val="left" w:pos="720"/>
              </w:tabs>
              <w:suppressAutoHyphens/>
              <w:spacing w:line="240" w:lineRule="atLeast"/>
              <w:ind w:left="720" w:hanging="720"/>
            </w:pPr>
            <w:r w:rsidRPr="00FB1623">
              <w:t>MNGT T81</w:t>
            </w:r>
          </w:p>
        </w:tc>
        <w:tc>
          <w:tcPr>
            <w:tcW w:w="2696" w:type="dxa"/>
          </w:tcPr>
          <w:p w:rsidR="00975A86" w:rsidRPr="00FB1623" w:rsidRDefault="00975A86" w:rsidP="00975A86">
            <w:pPr>
              <w:tabs>
                <w:tab w:val="left" w:pos="720"/>
              </w:tabs>
              <w:suppressAutoHyphens/>
              <w:spacing w:line="240" w:lineRule="atLeast"/>
              <w:ind w:left="720" w:hanging="720"/>
            </w:pPr>
            <w:r w:rsidRPr="00FB1623">
              <w:t>MNGT 381</w:t>
            </w:r>
          </w:p>
        </w:tc>
        <w:tc>
          <w:tcPr>
            <w:tcW w:w="2603" w:type="dxa"/>
          </w:tcPr>
          <w:p w:rsidR="00975A86" w:rsidRPr="00FB1623" w:rsidRDefault="00975A86" w:rsidP="00963EE6">
            <w:pPr>
              <w:tabs>
                <w:tab w:val="left" w:pos="720"/>
              </w:tabs>
              <w:suppressAutoHyphens/>
              <w:spacing w:line="240" w:lineRule="atLeast"/>
              <w:ind w:left="720" w:hanging="720"/>
            </w:pPr>
            <w:r w:rsidRPr="00FB1623">
              <w:t>MNGT 421</w:t>
            </w:r>
          </w:p>
        </w:tc>
      </w:tr>
    </w:tbl>
    <w:p w:rsidR="005C5A80" w:rsidRPr="005C5A80" w:rsidRDefault="005C5A80" w:rsidP="005C5A80">
      <w:pPr>
        <w:tabs>
          <w:tab w:val="left" w:pos="900"/>
        </w:tabs>
        <w:suppressAutoHyphens/>
        <w:spacing w:line="240" w:lineRule="atLeast"/>
        <w:ind w:left="720"/>
      </w:pPr>
    </w:p>
    <w:p w:rsidR="00975A86" w:rsidRPr="00FB1623" w:rsidRDefault="00975A86" w:rsidP="00721801">
      <w:pPr>
        <w:tabs>
          <w:tab w:val="left" w:pos="720"/>
        </w:tabs>
        <w:suppressAutoHyphens/>
        <w:spacing w:line="240" w:lineRule="atLeast"/>
        <w:ind w:left="720"/>
      </w:pPr>
      <w:r w:rsidRPr="00FB1623">
        <w:rPr>
          <w:b/>
        </w:rPr>
        <w:t xml:space="preserve">Validate the transferred course, don’t repeat it.  </w:t>
      </w:r>
      <w:r w:rsidRPr="00FB1623">
        <w:t xml:space="preserve">If </w:t>
      </w:r>
      <w:r w:rsidR="0015785D" w:rsidRPr="00FB1623">
        <w:t xml:space="preserve">a student takes </w:t>
      </w:r>
      <w:r w:rsidRPr="00FB1623">
        <w:t>a course with the same course content as the transferred course, the units earned in the transfer course will not count towards graduation because it will be treated as a repeat.</w:t>
      </w:r>
    </w:p>
    <w:p w:rsidR="00507EC9" w:rsidRPr="00FB1623" w:rsidRDefault="00507EC9" w:rsidP="00507EC9">
      <w:pPr>
        <w:tabs>
          <w:tab w:val="left" w:pos="720"/>
        </w:tabs>
        <w:suppressAutoHyphens/>
        <w:spacing w:line="240" w:lineRule="atLeast"/>
        <w:ind w:left="720" w:hanging="720"/>
      </w:pPr>
    </w:p>
    <w:p w:rsidR="00507EC9" w:rsidRPr="00FB1623" w:rsidRDefault="00507EC9" w:rsidP="00507EC9">
      <w:pPr>
        <w:tabs>
          <w:tab w:val="left" w:pos="-720"/>
          <w:tab w:val="left" w:pos="0"/>
          <w:tab w:val="left" w:pos="720"/>
        </w:tabs>
        <w:suppressAutoHyphens/>
        <w:spacing w:line="240" w:lineRule="atLeast"/>
        <w:ind w:left="1440" w:hanging="1440"/>
      </w:pPr>
      <w:r w:rsidRPr="00FB1623">
        <w:t>Q.</w:t>
      </w:r>
      <w:r w:rsidRPr="00FB1623">
        <w:tab/>
        <w:t xml:space="preserve">Are there other </w:t>
      </w:r>
      <w:r w:rsidRPr="00FB1623">
        <w:rPr>
          <w:b/>
          <w:bCs/>
        </w:rPr>
        <w:t>policies pertaining to transfer courses</w:t>
      </w:r>
      <w:r w:rsidRPr="00FB1623">
        <w:t>?</w:t>
      </w:r>
    </w:p>
    <w:p w:rsidR="00507EC9" w:rsidRPr="00FB1623" w:rsidRDefault="00507EC9" w:rsidP="00507EC9">
      <w:pPr>
        <w:tabs>
          <w:tab w:val="left" w:pos="-720"/>
          <w:tab w:val="left" w:pos="-360"/>
          <w:tab w:val="left" w:pos="0"/>
          <w:tab w:val="left" w:pos="720"/>
        </w:tabs>
        <w:suppressAutoHyphens/>
        <w:spacing w:line="240" w:lineRule="atLeast"/>
        <w:ind w:left="1440" w:hanging="1440"/>
      </w:pPr>
      <w:r w:rsidRPr="00FB1623">
        <w:t>A.</w:t>
      </w:r>
      <w:r w:rsidRPr="00FB1623">
        <w:tab/>
        <w:t>Other policies of importance are:</w:t>
      </w:r>
    </w:p>
    <w:p w:rsidR="00507EC9" w:rsidRPr="00FB1623" w:rsidRDefault="00507EC9" w:rsidP="001538F3">
      <w:pPr>
        <w:widowControl w:val="0"/>
        <w:numPr>
          <w:ilvl w:val="0"/>
          <w:numId w:val="32"/>
        </w:numPr>
        <w:tabs>
          <w:tab w:val="left" w:pos="1080"/>
        </w:tabs>
        <w:suppressAutoHyphens/>
        <w:autoSpaceDE w:val="0"/>
        <w:autoSpaceDN w:val="0"/>
        <w:adjustRightInd w:val="0"/>
        <w:spacing w:line="240" w:lineRule="atLeast"/>
        <w:ind w:left="1080"/>
      </w:pPr>
      <w:r w:rsidRPr="00FB1623">
        <w:t xml:space="preserve">Only one transferred course will be accepted in fulfillment of a concentration requirement. </w:t>
      </w:r>
    </w:p>
    <w:p w:rsidR="00507EC9" w:rsidRPr="00FB1623" w:rsidRDefault="00507EC9" w:rsidP="001538F3">
      <w:pPr>
        <w:widowControl w:val="0"/>
        <w:numPr>
          <w:ilvl w:val="0"/>
          <w:numId w:val="32"/>
        </w:numPr>
        <w:tabs>
          <w:tab w:val="left" w:pos="1080"/>
        </w:tabs>
        <w:suppressAutoHyphens/>
        <w:autoSpaceDE w:val="0"/>
        <w:autoSpaceDN w:val="0"/>
        <w:adjustRightInd w:val="0"/>
        <w:spacing w:line="240" w:lineRule="atLeast"/>
        <w:ind w:left="1080"/>
      </w:pPr>
      <w:r w:rsidRPr="00FB1623">
        <w:t>At least 30 credits of upper-division courses in that major must be completed at Towson University.</w:t>
      </w:r>
    </w:p>
    <w:p w:rsidR="00F91006" w:rsidRPr="00FB1623" w:rsidRDefault="00F91006" w:rsidP="001538F3">
      <w:pPr>
        <w:widowControl w:val="0"/>
        <w:numPr>
          <w:ilvl w:val="0"/>
          <w:numId w:val="32"/>
        </w:numPr>
        <w:tabs>
          <w:tab w:val="left" w:pos="1080"/>
        </w:tabs>
        <w:suppressAutoHyphens/>
        <w:autoSpaceDE w:val="0"/>
        <w:autoSpaceDN w:val="0"/>
        <w:adjustRightInd w:val="0"/>
        <w:spacing w:line="240" w:lineRule="atLeast"/>
        <w:ind w:left="1080"/>
      </w:pPr>
      <w:r w:rsidRPr="00FB1623">
        <w:t>A</w:t>
      </w:r>
      <w:r w:rsidR="0081202D" w:rsidRPr="00FB1623">
        <w:t xml:space="preserve"> </w:t>
      </w:r>
      <w:r w:rsidRPr="00FB1623">
        <w:t>maximum of 64 credits are allowed from a two year institution. Maximum of 90 credits are allowed from four a four year institution or from a combination of two and four year institutions</w:t>
      </w:r>
    </w:p>
    <w:p w:rsidR="00507EC9" w:rsidRPr="00FB1623" w:rsidRDefault="00507EC9" w:rsidP="00507EC9">
      <w:pPr>
        <w:tabs>
          <w:tab w:val="left" w:pos="-720"/>
        </w:tabs>
        <w:suppressAutoHyphens/>
        <w:spacing w:line="240" w:lineRule="atLeast"/>
        <w:outlineLvl w:val="0"/>
        <w:rPr>
          <w:b/>
          <w:bCs/>
          <w:u w:val="single"/>
        </w:rPr>
      </w:pPr>
    </w:p>
    <w:p w:rsidR="00507EC9" w:rsidRPr="00FB1623" w:rsidRDefault="00507EC9" w:rsidP="00507EC9">
      <w:pPr>
        <w:tabs>
          <w:tab w:val="left" w:pos="-720"/>
          <w:tab w:val="left" w:pos="0"/>
          <w:tab w:val="left" w:pos="720"/>
        </w:tabs>
        <w:suppressAutoHyphens/>
        <w:spacing w:line="240" w:lineRule="atLeast"/>
        <w:ind w:left="1440" w:hanging="1440"/>
      </w:pPr>
      <w:r w:rsidRPr="00FB1623">
        <w:t>Q.</w:t>
      </w:r>
      <w:r w:rsidRPr="00FB1623">
        <w:tab/>
        <w:t>Can a</w:t>
      </w:r>
      <w:r w:rsidRPr="00FB1623">
        <w:rPr>
          <w:b/>
          <w:bCs/>
        </w:rPr>
        <w:t xml:space="preserve"> “D” grade count for major credit</w:t>
      </w:r>
      <w:r w:rsidRPr="00FB1623">
        <w:t>?</w:t>
      </w:r>
      <w:r w:rsidRPr="00FB1623">
        <w:tab/>
      </w:r>
    </w:p>
    <w:p w:rsidR="00507EC9" w:rsidRPr="00FB1623" w:rsidRDefault="00507EC9" w:rsidP="00507EC9">
      <w:pPr>
        <w:tabs>
          <w:tab w:val="left" w:pos="720"/>
        </w:tabs>
        <w:suppressAutoHyphens/>
        <w:spacing w:line="240" w:lineRule="atLeast"/>
        <w:ind w:left="720" w:hanging="720"/>
      </w:pPr>
      <w:r w:rsidRPr="00FB1623">
        <w:t>A.</w:t>
      </w:r>
      <w:r w:rsidRPr="00FB1623">
        <w:tab/>
        <w:t>No. A</w:t>
      </w:r>
      <w:r w:rsidR="00AA20CC" w:rsidRPr="00FB1623">
        <w:t xml:space="preserve"> grade of “C” (</w:t>
      </w:r>
      <w:r w:rsidR="0081202D" w:rsidRPr="00FB1623">
        <w:t>2.0)</w:t>
      </w:r>
      <w:r w:rsidR="00AA20CC" w:rsidRPr="00FB1623">
        <w:t xml:space="preserve"> must be earned in each requirement for the major or minor.</w:t>
      </w:r>
      <w:r w:rsidR="0081202D" w:rsidRPr="00FB1623">
        <w:t xml:space="preserve"> If the </w:t>
      </w:r>
      <w:r w:rsidRPr="00FB1623">
        <w:t xml:space="preserve">course </w:t>
      </w:r>
      <w:r w:rsidR="0081202D" w:rsidRPr="00FB1623">
        <w:t xml:space="preserve">was taken at TU, it </w:t>
      </w:r>
      <w:r w:rsidRPr="00FB1623">
        <w:t xml:space="preserve">must be repeated at TU. </w:t>
      </w:r>
    </w:p>
    <w:p w:rsidR="00507EC9" w:rsidRPr="00FB1623" w:rsidRDefault="00507EC9" w:rsidP="00326691">
      <w:pPr>
        <w:pStyle w:val="Heading2"/>
        <w:rPr>
          <w:rFonts w:ascii="Times New Roman" w:hAnsi="Times New Roman" w:cs="Times New Roman"/>
          <w:sz w:val="24"/>
          <w:szCs w:val="24"/>
        </w:rPr>
      </w:pPr>
    </w:p>
    <w:p w:rsidR="00507EC9" w:rsidRPr="00FB1623" w:rsidRDefault="00ED3AA8" w:rsidP="000C151B">
      <w:pPr>
        <w:pStyle w:val="Heading2"/>
        <w:rPr>
          <w:rFonts w:ascii="Times New Roman" w:hAnsi="Times New Roman" w:cs="Times New Roman"/>
          <w:caps/>
          <w:sz w:val="24"/>
          <w:szCs w:val="24"/>
        </w:rPr>
      </w:pPr>
      <w:bookmarkStart w:id="33" w:name="_Toc271020383"/>
      <w:r w:rsidRPr="00FB1623">
        <w:rPr>
          <w:rFonts w:ascii="Times New Roman" w:hAnsi="Times New Roman" w:cs="Times New Roman"/>
          <w:sz w:val="24"/>
          <w:szCs w:val="24"/>
        </w:rPr>
        <w:br w:type="page"/>
      </w:r>
      <w:bookmarkStart w:id="34" w:name="_Toc272398353"/>
      <w:r w:rsidR="00507EC9" w:rsidRPr="00FB1623">
        <w:rPr>
          <w:rFonts w:ascii="Times New Roman" w:hAnsi="Times New Roman" w:cs="Times New Roman"/>
          <w:caps/>
          <w:sz w:val="24"/>
          <w:szCs w:val="24"/>
        </w:rPr>
        <w:lastRenderedPageBreak/>
        <w:t>Petition for Acceptance of Transfer Credits for CBE Major/Minor</w:t>
      </w:r>
      <w:bookmarkEnd w:id="33"/>
      <w:bookmarkEnd w:id="34"/>
    </w:p>
    <w:p w:rsidR="00507EC9" w:rsidRPr="00FB1623" w:rsidRDefault="00507EC9" w:rsidP="00507EC9">
      <w:pPr>
        <w:tabs>
          <w:tab w:val="left" w:pos="720"/>
        </w:tabs>
        <w:suppressAutoHyphens/>
        <w:spacing w:line="240" w:lineRule="atLeast"/>
        <w:ind w:left="720" w:hanging="720"/>
      </w:pPr>
      <w:r w:rsidRPr="00FB1623">
        <w:t>Q.</w:t>
      </w:r>
      <w:r w:rsidRPr="00FB1623">
        <w:tab/>
        <w:t xml:space="preserve">When should a student </w:t>
      </w:r>
      <w:r w:rsidRPr="00FB1623">
        <w:rPr>
          <w:b/>
          <w:bCs/>
        </w:rPr>
        <w:t>petition to have a transfer course evaluated</w:t>
      </w:r>
      <w:r w:rsidRPr="00FB1623">
        <w:t xml:space="preserve"> to potentially fulfill a major or minor requirement?</w:t>
      </w:r>
    </w:p>
    <w:p w:rsidR="00957581" w:rsidRPr="00FB1623" w:rsidRDefault="00507EC9" w:rsidP="00957581">
      <w:pPr>
        <w:tabs>
          <w:tab w:val="left" w:pos="720"/>
        </w:tabs>
        <w:suppressAutoHyphens/>
        <w:spacing w:line="240" w:lineRule="atLeast"/>
        <w:ind w:left="720" w:hanging="720"/>
      </w:pPr>
      <w:r w:rsidRPr="00FB1623">
        <w:t>A.</w:t>
      </w:r>
      <w:r w:rsidRPr="00FB1623">
        <w:tab/>
        <w:t xml:space="preserve">As soon as possible by submitting a </w:t>
      </w:r>
      <w:r w:rsidR="00963EE6">
        <w:t>“</w:t>
      </w:r>
      <w:r w:rsidRPr="00FB1623">
        <w:t>Petition for Acceptance of Transfer Credits for CBE Major/Minor</w:t>
      </w:r>
      <w:r w:rsidR="00963EE6">
        <w:t>”</w:t>
      </w:r>
      <w:r w:rsidRPr="00FB1623">
        <w:t xml:space="preserve"> form which may be picked up in ST 301</w:t>
      </w:r>
      <w:r w:rsidR="00975A86" w:rsidRPr="00FB1623">
        <w:t>, Student Academic Services.</w:t>
      </w:r>
      <w:r w:rsidRPr="00FB1623">
        <w:t xml:space="preserve"> Attach a </w:t>
      </w:r>
      <w:r w:rsidR="00FD2515" w:rsidRPr="00FB1623">
        <w:t>course description</w:t>
      </w:r>
      <w:r w:rsidRPr="00FB1623">
        <w:t xml:space="preserve"> of the intended course from the other institution for </w:t>
      </w:r>
      <w:r w:rsidR="00FD2515" w:rsidRPr="00FB1623">
        <w:t>evaluation. A</w:t>
      </w:r>
      <w:r w:rsidRPr="00FB1623">
        <w:t xml:space="preserve"> transfer course from a non-articulated program may be equivalent to a CBE course and thus satisfy a major or minor requirement.</w:t>
      </w:r>
      <w:r w:rsidR="00957581" w:rsidRPr="00FB1623">
        <w:rPr>
          <w:b/>
          <w:bCs/>
        </w:rPr>
        <w:t xml:space="preserve"> </w:t>
      </w:r>
      <w:r w:rsidR="00957581" w:rsidRPr="00FB1623">
        <w:rPr>
          <w:bCs/>
        </w:rPr>
        <w:t>If a course is not accepted as equivalent, the student must complete the course at TU.</w:t>
      </w:r>
    </w:p>
    <w:p w:rsidR="00ED6C11" w:rsidRPr="00FB1623" w:rsidRDefault="00ED6C11" w:rsidP="00507EC9">
      <w:pPr>
        <w:tabs>
          <w:tab w:val="left" w:pos="-720"/>
        </w:tabs>
        <w:suppressAutoHyphens/>
        <w:spacing w:line="240" w:lineRule="atLeast"/>
        <w:outlineLvl w:val="0"/>
        <w:rPr>
          <w:b/>
          <w:bCs/>
          <w:u w:val="single"/>
        </w:rPr>
      </w:pPr>
    </w:p>
    <w:p w:rsidR="00507EC9" w:rsidRPr="00FB1623" w:rsidRDefault="00507EC9" w:rsidP="000C151B">
      <w:pPr>
        <w:pStyle w:val="Heading2"/>
        <w:rPr>
          <w:rFonts w:ascii="Times New Roman" w:hAnsi="Times New Roman" w:cs="Times New Roman"/>
          <w:caps/>
          <w:sz w:val="24"/>
          <w:szCs w:val="24"/>
        </w:rPr>
      </w:pPr>
      <w:bookmarkStart w:id="35" w:name="_Toc271020384"/>
      <w:bookmarkStart w:id="36" w:name="_Toc272398354"/>
      <w:r w:rsidRPr="00FB1623">
        <w:rPr>
          <w:rFonts w:ascii="Times New Roman" w:hAnsi="Times New Roman" w:cs="Times New Roman"/>
          <w:caps/>
          <w:sz w:val="24"/>
          <w:szCs w:val="24"/>
        </w:rPr>
        <w:t>Petition to Transfer Credit</w:t>
      </w:r>
      <w:bookmarkEnd w:id="35"/>
      <w:bookmarkEnd w:id="36"/>
    </w:p>
    <w:p w:rsidR="00507EC9" w:rsidRPr="00FB1623" w:rsidRDefault="00507EC9" w:rsidP="00507EC9">
      <w:pPr>
        <w:tabs>
          <w:tab w:val="left" w:pos="-720"/>
        </w:tabs>
        <w:suppressAutoHyphens/>
        <w:spacing w:line="240" w:lineRule="atLeast"/>
      </w:pPr>
      <w:r w:rsidRPr="00FB1623">
        <w:t>Q.</w:t>
      </w:r>
      <w:r w:rsidRPr="00FB1623">
        <w:tab/>
        <w:t xml:space="preserve">To </w:t>
      </w:r>
      <w:r w:rsidRPr="00FB1623">
        <w:rPr>
          <w:b/>
          <w:bCs/>
        </w:rPr>
        <w:t>take a course at another institution</w:t>
      </w:r>
      <w:r w:rsidRPr="00FB1623">
        <w:t>, what does a student need to do?</w:t>
      </w:r>
    </w:p>
    <w:p w:rsidR="00507EC9" w:rsidRPr="00FB1623" w:rsidRDefault="00507EC9" w:rsidP="00507EC9">
      <w:pPr>
        <w:tabs>
          <w:tab w:val="left" w:pos="720"/>
        </w:tabs>
        <w:suppressAutoHyphens/>
        <w:spacing w:line="240" w:lineRule="atLeast"/>
        <w:ind w:left="720" w:hanging="720"/>
      </w:pPr>
      <w:r w:rsidRPr="00FB1623">
        <w:t>A.</w:t>
      </w:r>
      <w:r w:rsidRPr="00FB1623">
        <w:tab/>
        <w:t>Start the process as soon as possible. Submit a "</w:t>
      </w:r>
      <w:r w:rsidR="00262FED" w:rsidRPr="00FB1623">
        <w:t>Transferring New Coursework - Transfer Petition Form” (found on</w:t>
      </w:r>
      <w:r w:rsidR="00963EE6">
        <w:t xml:space="preserve"> </w:t>
      </w:r>
      <w:hyperlink r:id="rId73" w:history="1">
        <w:r w:rsidR="00262FED" w:rsidRPr="00FB1623">
          <w:rPr>
            <w:rStyle w:val="Hyperlink"/>
          </w:rPr>
          <w:t>www.towson.edu/registrar/forms/</w:t>
        </w:r>
      </w:hyperlink>
      <w:r w:rsidR="00963EE6">
        <w:t xml:space="preserve">) </w:t>
      </w:r>
      <w:r w:rsidRPr="00FB1623">
        <w:t xml:space="preserve">and a catalog description of the intended course from the other institution to the department offering the course at TU. </w:t>
      </w:r>
    </w:p>
    <w:p w:rsidR="00507EC9" w:rsidRPr="00FB1623" w:rsidRDefault="00507EC9" w:rsidP="001538F3">
      <w:pPr>
        <w:widowControl w:val="0"/>
        <w:numPr>
          <w:ilvl w:val="0"/>
          <w:numId w:val="33"/>
        </w:numPr>
        <w:tabs>
          <w:tab w:val="left" w:pos="-720"/>
          <w:tab w:val="left" w:pos="0"/>
          <w:tab w:val="left" w:pos="360"/>
          <w:tab w:val="left" w:pos="1080"/>
        </w:tabs>
        <w:suppressAutoHyphens/>
        <w:autoSpaceDE w:val="0"/>
        <w:autoSpaceDN w:val="0"/>
        <w:adjustRightInd w:val="0"/>
        <w:spacing w:line="240" w:lineRule="atLeast"/>
        <w:ind w:left="1080"/>
      </w:pPr>
      <w:r w:rsidRPr="00FB1623">
        <w:t>The petition must then be submitted to the Registrar's Office.</w:t>
      </w:r>
    </w:p>
    <w:p w:rsidR="00507EC9" w:rsidRPr="00FB1623" w:rsidRDefault="00507EC9" w:rsidP="001538F3">
      <w:pPr>
        <w:widowControl w:val="0"/>
        <w:numPr>
          <w:ilvl w:val="0"/>
          <w:numId w:val="33"/>
        </w:numPr>
        <w:tabs>
          <w:tab w:val="left" w:pos="-720"/>
          <w:tab w:val="left" w:pos="0"/>
          <w:tab w:val="left" w:pos="360"/>
          <w:tab w:val="left" w:pos="1080"/>
        </w:tabs>
        <w:suppressAutoHyphens/>
        <w:autoSpaceDE w:val="0"/>
        <w:autoSpaceDN w:val="0"/>
        <w:adjustRightInd w:val="0"/>
        <w:spacing w:line="240" w:lineRule="atLeast"/>
        <w:ind w:left="1080"/>
      </w:pPr>
      <w:r w:rsidRPr="00FB1623">
        <w:t>After the course has been completed, the student must send an official transcript to the Records Office for the credit to be posted to the TU academic record.</w:t>
      </w:r>
    </w:p>
    <w:p w:rsidR="00507EC9" w:rsidRPr="00FB1623" w:rsidRDefault="00507EC9" w:rsidP="00507EC9">
      <w:pPr>
        <w:tabs>
          <w:tab w:val="left" w:pos="-720"/>
          <w:tab w:val="left" w:pos="0"/>
          <w:tab w:val="left" w:pos="720"/>
        </w:tabs>
        <w:suppressAutoHyphens/>
        <w:spacing w:line="240" w:lineRule="atLeast"/>
        <w:ind w:left="1440" w:hanging="1440"/>
      </w:pPr>
    </w:p>
    <w:p w:rsidR="00507EC9" w:rsidRPr="00FB1623" w:rsidRDefault="00507EC9" w:rsidP="00507EC9">
      <w:pPr>
        <w:tabs>
          <w:tab w:val="left" w:pos="-720"/>
          <w:tab w:val="left" w:pos="0"/>
          <w:tab w:val="left" w:pos="720"/>
        </w:tabs>
        <w:suppressAutoHyphens/>
        <w:spacing w:line="240" w:lineRule="atLeast"/>
        <w:ind w:left="720"/>
      </w:pPr>
      <w:r w:rsidRPr="00FB1623">
        <w:t>Important points about this policy are:</w:t>
      </w:r>
    </w:p>
    <w:p w:rsidR="00FB7C00" w:rsidRPr="00FB1623" w:rsidRDefault="00FB7C00" w:rsidP="001538F3">
      <w:pPr>
        <w:numPr>
          <w:ilvl w:val="0"/>
          <w:numId w:val="83"/>
        </w:numPr>
        <w:tabs>
          <w:tab w:val="left" w:pos="-720"/>
          <w:tab w:val="left" w:pos="0"/>
          <w:tab w:val="left" w:pos="720"/>
        </w:tabs>
        <w:suppressAutoHyphens/>
        <w:spacing w:line="240" w:lineRule="atLeast"/>
      </w:pPr>
      <w:r w:rsidRPr="00FB1623">
        <w:t>Only credit is transferred. The grade will be posted on the transcript but will not be included in the TU GPA calculation.</w:t>
      </w:r>
    </w:p>
    <w:p w:rsidR="00507EC9" w:rsidRPr="00FB1623" w:rsidRDefault="00507EC9" w:rsidP="001538F3">
      <w:pPr>
        <w:widowControl w:val="0"/>
        <w:numPr>
          <w:ilvl w:val="0"/>
          <w:numId w:val="34"/>
        </w:numPr>
        <w:tabs>
          <w:tab w:val="left" w:pos="1080"/>
        </w:tabs>
        <w:suppressAutoHyphens/>
        <w:autoSpaceDE w:val="0"/>
        <w:autoSpaceDN w:val="0"/>
        <w:adjustRightInd w:val="0"/>
        <w:spacing w:line="240" w:lineRule="atLeast"/>
        <w:ind w:left="1080"/>
      </w:pPr>
      <w:r w:rsidRPr="00FB1623">
        <w:t>Courses completed at TU may NOT be repeated at another institution.</w:t>
      </w:r>
    </w:p>
    <w:p w:rsidR="00507EC9" w:rsidRPr="00FB1623" w:rsidRDefault="00507EC9" w:rsidP="001538F3">
      <w:pPr>
        <w:widowControl w:val="0"/>
        <w:numPr>
          <w:ilvl w:val="0"/>
          <w:numId w:val="34"/>
        </w:numPr>
        <w:tabs>
          <w:tab w:val="left" w:pos="1080"/>
        </w:tabs>
        <w:suppressAutoHyphens/>
        <w:autoSpaceDE w:val="0"/>
        <w:autoSpaceDN w:val="0"/>
        <w:adjustRightInd w:val="0"/>
        <w:spacing w:line="240" w:lineRule="atLeast"/>
        <w:ind w:left="1080"/>
      </w:pPr>
      <w:r w:rsidRPr="00FB1623">
        <w:t>Two-year institutions: up to a total of 64 credits may be transferred until 90 credits at TU are earned.</w:t>
      </w:r>
    </w:p>
    <w:p w:rsidR="00507EC9" w:rsidRPr="00FB1623" w:rsidRDefault="00507EC9" w:rsidP="001538F3">
      <w:pPr>
        <w:widowControl w:val="0"/>
        <w:numPr>
          <w:ilvl w:val="0"/>
          <w:numId w:val="34"/>
        </w:numPr>
        <w:tabs>
          <w:tab w:val="left" w:pos="1080"/>
        </w:tabs>
        <w:suppressAutoHyphens/>
        <w:autoSpaceDE w:val="0"/>
        <w:autoSpaceDN w:val="0"/>
        <w:adjustRightInd w:val="0"/>
        <w:spacing w:line="240" w:lineRule="atLeast"/>
        <w:ind w:left="1080"/>
      </w:pPr>
      <w:r w:rsidRPr="00FB1623">
        <w:t xml:space="preserve">The last 30 credits must be completed at TU. A student may petition to the Academic Standards Committee for an exception.  </w:t>
      </w:r>
    </w:p>
    <w:p w:rsidR="00507EC9" w:rsidRPr="00FB1623" w:rsidRDefault="00507EC9" w:rsidP="00507EC9">
      <w:pPr>
        <w:tabs>
          <w:tab w:val="left" w:pos="-720"/>
        </w:tabs>
        <w:suppressAutoHyphens/>
        <w:spacing w:line="240" w:lineRule="atLeast"/>
      </w:pPr>
    </w:p>
    <w:p w:rsidR="00507EC9" w:rsidRPr="00FB1623" w:rsidRDefault="00507EC9" w:rsidP="000C151B">
      <w:pPr>
        <w:pStyle w:val="Heading2"/>
        <w:rPr>
          <w:rFonts w:ascii="Times New Roman" w:hAnsi="Times New Roman" w:cs="Times New Roman"/>
          <w:caps/>
          <w:sz w:val="24"/>
          <w:szCs w:val="24"/>
        </w:rPr>
      </w:pPr>
      <w:bookmarkStart w:id="37" w:name="_Toc271020385"/>
      <w:bookmarkStart w:id="38" w:name="_Toc272398355"/>
      <w:r w:rsidRPr="00FB1623">
        <w:rPr>
          <w:rFonts w:ascii="Times New Roman" w:hAnsi="Times New Roman" w:cs="Times New Roman"/>
          <w:caps/>
          <w:sz w:val="24"/>
          <w:szCs w:val="24"/>
        </w:rPr>
        <w:t>Petition for a Third Attempt of a Course form</w:t>
      </w:r>
      <w:bookmarkEnd w:id="37"/>
      <w:bookmarkEnd w:id="38"/>
      <w:r w:rsidRPr="00FB1623">
        <w:rPr>
          <w:rFonts w:ascii="Times New Roman" w:hAnsi="Times New Roman" w:cs="Times New Roman"/>
          <w:caps/>
          <w:sz w:val="24"/>
          <w:szCs w:val="24"/>
        </w:rPr>
        <w:t xml:space="preserve"> </w:t>
      </w:r>
    </w:p>
    <w:p w:rsidR="00ED3AA8" w:rsidRPr="00FB1623" w:rsidRDefault="00507EC9" w:rsidP="00ED3AA8">
      <w:pPr>
        <w:tabs>
          <w:tab w:val="left" w:pos="-720"/>
          <w:tab w:val="left" w:pos="0"/>
          <w:tab w:val="left" w:pos="720"/>
        </w:tabs>
        <w:suppressAutoHyphens/>
        <w:spacing w:line="240" w:lineRule="atLeast"/>
        <w:ind w:left="1440" w:hanging="1440"/>
      </w:pPr>
      <w:r w:rsidRPr="00FB1623">
        <w:t>Q.</w:t>
      </w:r>
      <w:r w:rsidRPr="00FB1623">
        <w:tab/>
        <w:t>What does a student need to do to make a third attempt of a course?</w:t>
      </w:r>
    </w:p>
    <w:p w:rsidR="00507EC9" w:rsidRPr="00FB1623" w:rsidRDefault="00507EC9" w:rsidP="00AF0FDA">
      <w:pPr>
        <w:tabs>
          <w:tab w:val="left" w:pos="-720"/>
          <w:tab w:val="left" w:pos="0"/>
          <w:tab w:val="left" w:pos="720"/>
        </w:tabs>
        <w:suppressAutoHyphens/>
        <w:spacing w:line="240" w:lineRule="atLeast"/>
        <w:ind w:left="720" w:hanging="720"/>
      </w:pPr>
      <w:r w:rsidRPr="00FB1623">
        <w:t>A.</w:t>
      </w:r>
      <w:r w:rsidRPr="00FB1623">
        <w:tab/>
      </w:r>
      <w:r w:rsidR="00AF0FDA" w:rsidRPr="00FB1623">
        <w:t>Submit a “Petition to Make a Third Attempt”</w:t>
      </w:r>
      <w:r w:rsidRPr="00FB1623">
        <w:t xml:space="preserve"> form (found at </w:t>
      </w:r>
      <w:hyperlink r:id="rId74" w:history="1">
        <w:r w:rsidR="00AF0FDA" w:rsidRPr="00FB1623">
          <w:rPr>
            <w:rStyle w:val="Hyperlink"/>
          </w:rPr>
          <w:t>www.towson.edu/registrar/forms</w:t>
        </w:r>
      </w:hyperlink>
      <w:r w:rsidRPr="00FB1623">
        <w:t>)</w:t>
      </w:r>
      <w:r w:rsidR="00ED3AA8" w:rsidRPr="00FB1623">
        <w:t xml:space="preserve"> </w:t>
      </w:r>
      <w:r w:rsidRPr="00FB1623">
        <w:t xml:space="preserve">to </w:t>
      </w:r>
      <w:r w:rsidR="00ED3AA8" w:rsidRPr="00FB1623">
        <w:t xml:space="preserve">the </w:t>
      </w:r>
      <w:r w:rsidRPr="00FB1623">
        <w:t xml:space="preserve">Academic Standards Committee in care of the Registrar’s Office. </w:t>
      </w:r>
    </w:p>
    <w:p w:rsidR="00507EC9" w:rsidRPr="00FB1623" w:rsidRDefault="00507EC9" w:rsidP="00507EC9">
      <w:pPr>
        <w:tabs>
          <w:tab w:val="left" w:pos="720"/>
        </w:tabs>
        <w:suppressAutoHyphens/>
        <w:spacing w:line="240" w:lineRule="atLeast"/>
        <w:ind w:left="720"/>
      </w:pPr>
      <w:r w:rsidRPr="00FB1623">
        <w:t>Generally, a student is given permission to make a third attempt only ONCE.</w:t>
      </w:r>
    </w:p>
    <w:p w:rsidR="00507EC9" w:rsidRPr="00FB1623" w:rsidRDefault="00507EC9" w:rsidP="001538F3">
      <w:pPr>
        <w:pStyle w:val="ListParagraph"/>
        <w:widowControl w:val="0"/>
        <w:numPr>
          <w:ilvl w:val="0"/>
          <w:numId w:val="35"/>
        </w:numPr>
        <w:tabs>
          <w:tab w:val="left" w:pos="1080"/>
        </w:tabs>
        <w:suppressAutoHyphens/>
        <w:autoSpaceDE w:val="0"/>
        <w:autoSpaceDN w:val="0"/>
        <w:adjustRightInd w:val="0"/>
        <w:spacing w:after="0" w:line="240" w:lineRule="atLeast"/>
        <w:ind w:left="1080"/>
        <w:rPr>
          <w:rFonts w:ascii="Times New Roman" w:hAnsi="Times New Roman"/>
          <w:sz w:val="24"/>
          <w:szCs w:val="24"/>
        </w:rPr>
      </w:pPr>
      <w:r w:rsidRPr="00FB1623">
        <w:rPr>
          <w:rFonts w:ascii="Times New Roman" w:hAnsi="Times New Roman"/>
          <w:sz w:val="24"/>
          <w:szCs w:val="24"/>
        </w:rPr>
        <w:t xml:space="preserve">Permission must be obtained prior to enrolling in the third attempt. </w:t>
      </w:r>
    </w:p>
    <w:p w:rsidR="00507EC9" w:rsidRPr="00FB1623" w:rsidRDefault="00507EC9" w:rsidP="001538F3">
      <w:pPr>
        <w:pStyle w:val="ListParagraph"/>
        <w:widowControl w:val="0"/>
        <w:numPr>
          <w:ilvl w:val="0"/>
          <w:numId w:val="35"/>
        </w:numPr>
        <w:tabs>
          <w:tab w:val="left" w:pos="1080"/>
        </w:tabs>
        <w:suppressAutoHyphens/>
        <w:autoSpaceDE w:val="0"/>
        <w:autoSpaceDN w:val="0"/>
        <w:adjustRightInd w:val="0"/>
        <w:spacing w:after="0" w:line="240" w:lineRule="atLeast"/>
        <w:ind w:left="1080"/>
        <w:rPr>
          <w:rFonts w:ascii="Times New Roman" w:hAnsi="Times New Roman"/>
          <w:sz w:val="24"/>
          <w:szCs w:val="24"/>
        </w:rPr>
      </w:pPr>
      <w:r w:rsidRPr="00FB1623">
        <w:rPr>
          <w:rFonts w:ascii="Times New Roman" w:hAnsi="Times New Roman"/>
          <w:sz w:val="24"/>
          <w:szCs w:val="24"/>
        </w:rPr>
        <w:t>The student must have a minimum QPA of 2.0.</w:t>
      </w:r>
    </w:p>
    <w:p w:rsidR="00CB515A" w:rsidRPr="00FB1623" w:rsidRDefault="00CB515A" w:rsidP="001538F3">
      <w:pPr>
        <w:pStyle w:val="ListParagraph"/>
        <w:widowControl w:val="0"/>
        <w:numPr>
          <w:ilvl w:val="0"/>
          <w:numId w:val="35"/>
        </w:numPr>
        <w:tabs>
          <w:tab w:val="left" w:pos="1080"/>
        </w:tabs>
        <w:suppressAutoHyphens/>
        <w:autoSpaceDE w:val="0"/>
        <w:autoSpaceDN w:val="0"/>
        <w:adjustRightInd w:val="0"/>
        <w:spacing w:after="0" w:line="240" w:lineRule="atLeast"/>
        <w:ind w:left="1080"/>
        <w:rPr>
          <w:rFonts w:ascii="Times New Roman" w:hAnsi="Times New Roman"/>
          <w:sz w:val="24"/>
          <w:szCs w:val="24"/>
        </w:rPr>
      </w:pPr>
      <w:r w:rsidRPr="00FB1623">
        <w:rPr>
          <w:rFonts w:ascii="Times New Roman" w:hAnsi="Times New Roman"/>
          <w:sz w:val="24"/>
          <w:szCs w:val="24"/>
        </w:rPr>
        <w:t>After the course is completed, the approved attempt will have a “Repeat Included” notation under the course listed on the Degree Progress Report.</w:t>
      </w:r>
    </w:p>
    <w:p w:rsidR="00AC1263" w:rsidRPr="00FB1623" w:rsidRDefault="00AC1263"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AC1263" w:rsidRPr="00FB1623" w:rsidRDefault="00AC1263" w:rsidP="000C151B">
      <w:pPr>
        <w:pStyle w:val="Heading2"/>
        <w:rPr>
          <w:rFonts w:ascii="Times New Roman" w:hAnsi="Times New Roman" w:cs="Times New Roman"/>
          <w:caps/>
          <w:sz w:val="24"/>
          <w:szCs w:val="24"/>
        </w:rPr>
      </w:pPr>
      <w:bookmarkStart w:id="39" w:name="_Toc272398356"/>
      <w:r w:rsidRPr="00FB1623">
        <w:rPr>
          <w:rFonts w:ascii="Times New Roman" w:hAnsi="Times New Roman" w:cs="Times New Roman"/>
          <w:caps/>
          <w:sz w:val="24"/>
          <w:szCs w:val="24"/>
        </w:rPr>
        <w:t>Changing a Major or Concentration/Track</w:t>
      </w:r>
      <w:bookmarkEnd w:id="39"/>
    </w:p>
    <w:p w:rsidR="00AC1263" w:rsidRPr="00FB1623" w:rsidRDefault="00AC1263" w:rsidP="00AC1263">
      <w:pPr>
        <w:tabs>
          <w:tab w:val="left" w:pos="-720"/>
          <w:tab w:val="left" w:pos="0"/>
          <w:tab w:val="left" w:pos="720"/>
        </w:tabs>
        <w:suppressAutoHyphens/>
        <w:spacing w:line="240" w:lineRule="atLeast"/>
        <w:ind w:left="1440" w:hanging="1440"/>
      </w:pPr>
      <w:r w:rsidRPr="00FB1623">
        <w:t>Q.</w:t>
      </w:r>
      <w:r w:rsidRPr="00FB1623">
        <w:tab/>
        <w:t>How does a student drop, change or add a major, minor or con</w:t>
      </w:r>
      <w:r w:rsidR="00AF0FDA" w:rsidRPr="00FB1623">
        <w:t>cen</w:t>
      </w:r>
      <w:r w:rsidRPr="00FB1623">
        <w:t>tration/track?</w:t>
      </w:r>
    </w:p>
    <w:p w:rsidR="00AC1263" w:rsidRPr="00FB1623" w:rsidRDefault="00AC1263" w:rsidP="00AC1263">
      <w:pPr>
        <w:tabs>
          <w:tab w:val="left" w:pos="720"/>
        </w:tabs>
        <w:suppressAutoHyphens/>
        <w:spacing w:line="240" w:lineRule="atLeast"/>
        <w:ind w:left="720" w:hanging="720"/>
      </w:pPr>
      <w:r w:rsidRPr="00FB1623">
        <w:t>A.</w:t>
      </w:r>
      <w:r w:rsidRPr="00FB1623">
        <w:tab/>
        <w:t xml:space="preserve">Changing is easily done online by logging into the link on the Registrar’s Office webpage </w:t>
      </w:r>
      <w:hyperlink r:id="rId75" w:history="1">
        <w:r w:rsidRPr="00FB1623">
          <w:rPr>
            <w:rStyle w:val="Hyperlink"/>
          </w:rPr>
          <w:t>http://www.towson.edu/registrar/changingmajor.asp</w:t>
        </w:r>
      </w:hyperlink>
      <w:r w:rsidR="00170CA0" w:rsidRPr="00FB1623">
        <w:t>.</w:t>
      </w:r>
    </w:p>
    <w:p w:rsidR="00AC1263" w:rsidRPr="00FB1623" w:rsidRDefault="00AC1263"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AC1263" w:rsidRPr="00FB1623" w:rsidRDefault="00AC1263" w:rsidP="00AC1263">
      <w:pPr>
        <w:tabs>
          <w:tab w:val="left" w:pos="-720"/>
          <w:tab w:val="left" w:pos="0"/>
          <w:tab w:val="left" w:pos="720"/>
        </w:tabs>
        <w:suppressAutoHyphens/>
        <w:spacing w:line="240" w:lineRule="atLeast"/>
        <w:ind w:left="1440" w:hanging="1440"/>
      </w:pPr>
      <w:r w:rsidRPr="00FB1623">
        <w:t>Q.</w:t>
      </w:r>
      <w:r w:rsidRPr="00FB1623">
        <w:tab/>
        <w:t>May a student declare a major and minor in the same discipline?</w:t>
      </w:r>
    </w:p>
    <w:p w:rsidR="00AC1263" w:rsidRPr="00FB1623" w:rsidRDefault="00AC1263" w:rsidP="00AC1263">
      <w:pPr>
        <w:tabs>
          <w:tab w:val="left" w:pos="720"/>
        </w:tabs>
        <w:suppressAutoHyphens/>
        <w:spacing w:line="240" w:lineRule="atLeast"/>
        <w:ind w:left="720" w:hanging="720"/>
      </w:pPr>
      <w:r w:rsidRPr="00FB1623">
        <w:t>A.</w:t>
      </w:r>
      <w:r w:rsidRPr="00FB1623">
        <w:tab/>
        <w:t xml:space="preserve">No. The major and minor must be different. A PACT/ACCT/PBUA/BUAD/PEBU/EBUS or combined majors in one of these majors may not declare a BUAD minor. An ECON major may not declare an ECON minor; however, the BUAD major with an ECON track may declare an ECON minor.  </w:t>
      </w:r>
    </w:p>
    <w:p w:rsidR="00AC1263" w:rsidRDefault="00AC1263"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750185" w:rsidRDefault="00750185"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750185" w:rsidRDefault="00750185"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593A97" w:rsidRPr="00FB1623" w:rsidRDefault="00593A97"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84459D" w:rsidRPr="00FB1623" w:rsidRDefault="0084459D" w:rsidP="000C151B">
      <w:pPr>
        <w:pStyle w:val="Heading2"/>
        <w:rPr>
          <w:rFonts w:ascii="Times New Roman" w:hAnsi="Times New Roman" w:cs="Times New Roman"/>
          <w:caps/>
          <w:sz w:val="24"/>
          <w:szCs w:val="24"/>
        </w:rPr>
      </w:pPr>
      <w:bookmarkStart w:id="40" w:name="_Toc272398357"/>
      <w:r w:rsidRPr="00FB1623">
        <w:rPr>
          <w:rFonts w:ascii="Times New Roman" w:hAnsi="Times New Roman" w:cs="Times New Roman"/>
          <w:caps/>
          <w:sz w:val="24"/>
          <w:szCs w:val="24"/>
        </w:rPr>
        <w:lastRenderedPageBreak/>
        <w:t>Terms Used for Grade Point Average</w:t>
      </w:r>
      <w:bookmarkEnd w:id="40"/>
    </w:p>
    <w:p w:rsidR="0084459D" w:rsidRPr="00FB1623" w:rsidRDefault="0084459D" w:rsidP="0084459D">
      <w:pPr>
        <w:tabs>
          <w:tab w:val="left" w:pos="-720"/>
          <w:tab w:val="left" w:pos="0"/>
          <w:tab w:val="left" w:pos="720"/>
        </w:tabs>
        <w:suppressAutoHyphens/>
        <w:spacing w:line="240" w:lineRule="atLeast"/>
        <w:ind w:left="1440" w:hanging="1440"/>
      </w:pPr>
      <w:r w:rsidRPr="00FB1623">
        <w:t>Q.</w:t>
      </w:r>
      <w:r w:rsidRPr="00FB1623">
        <w:tab/>
        <w:t>What is the difference between CGPA, GPA and QPA?</w:t>
      </w:r>
    </w:p>
    <w:p w:rsidR="0084459D" w:rsidRPr="00FB1623" w:rsidRDefault="0084459D" w:rsidP="0084459D">
      <w:pPr>
        <w:tabs>
          <w:tab w:val="left" w:pos="720"/>
        </w:tabs>
        <w:suppressAutoHyphens/>
        <w:spacing w:line="240" w:lineRule="atLeast"/>
        <w:ind w:left="720" w:hanging="720"/>
      </w:pPr>
      <w:r w:rsidRPr="00FB1623">
        <w:t>A.</w:t>
      </w:r>
      <w:r w:rsidRPr="00FB1623">
        <w:tab/>
        <w:t xml:space="preserve">These terms basically mean the same thing. </w:t>
      </w:r>
      <w:r w:rsidR="0090424A" w:rsidRPr="00FB1623">
        <w:t>GPA is Grade Point Average.</w:t>
      </w:r>
      <w:r w:rsidR="00ED3AA8" w:rsidRPr="00FB1623">
        <w:t xml:space="preserve"> </w:t>
      </w:r>
      <w:r w:rsidRPr="00FB1623">
        <w:t xml:space="preserve">CGPA </w:t>
      </w:r>
      <w:r w:rsidR="0090424A" w:rsidRPr="00FB1623">
        <w:t xml:space="preserve">is </w:t>
      </w:r>
      <w:r w:rsidRPr="00FB1623">
        <w:t>Cumulative Grade Point Average, and QPA is Quality Point Average</w:t>
      </w:r>
      <w:r w:rsidR="0090424A" w:rsidRPr="00FB1623">
        <w:t xml:space="preserve">. </w:t>
      </w:r>
    </w:p>
    <w:p w:rsidR="0084459D" w:rsidRPr="00FB1623" w:rsidRDefault="0084459D"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540AEA" w:rsidRPr="00FB1623" w:rsidRDefault="00540AEA" w:rsidP="000C151B">
      <w:pPr>
        <w:pStyle w:val="Heading2"/>
        <w:rPr>
          <w:rFonts w:ascii="Times New Roman" w:hAnsi="Times New Roman" w:cs="Times New Roman"/>
          <w:caps/>
          <w:sz w:val="24"/>
          <w:szCs w:val="24"/>
        </w:rPr>
      </w:pPr>
      <w:bookmarkStart w:id="41" w:name="_Toc272398358"/>
      <w:r w:rsidRPr="00FB1623">
        <w:rPr>
          <w:rFonts w:ascii="Times New Roman" w:hAnsi="Times New Roman" w:cs="Times New Roman"/>
          <w:caps/>
          <w:sz w:val="24"/>
          <w:szCs w:val="24"/>
        </w:rPr>
        <w:t>Computer Proficiency Examination (CPE)</w:t>
      </w:r>
      <w:bookmarkEnd w:id="41"/>
    </w:p>
    <w:p w:rsidR="003D636F" w:rsidRPr="00FB1623" w:rsidRDefault="003D636F" w:rsidP="003D636F">
      <w:pPr>
        <w:tabs>
          <w:tab w:val="left" w:pos="-720"/>
          <w:tab w:val="left" w:pos="0"/>
          <w:tab w:val="left" w:pos="720"/>
        </w:tabs>
        <w:suppressAutoHyphens/>
        <w:spacing w:line="240" w:lineRule="atLeast"/>
        <w:ind w:left="1440" w:hanging="1440"/>
      </w:pPr>
      <w:r w:rsidRPr="00FB1623">
        <w:t>Q.</w:t>
      </w:r>
      <w:r w:rsidRPr="00FB1623">
        <w:tab/>
        <w:t xml:space="preserve">Who needs to take the CPE? </w:t>
      </w:r>
    </w:p>
    <w:p w:rsidR="003D636F" w:rsidRPr="00FB1623" w:rsidRDefault="003D636F" w:rsidP="003D636F">
      <w:pPr>
        <w:tabs>
          <w:tab w:val="left" w:pos="720"/>
        </w:tabs>
        <w:suppressAutoHyphens/>
        <w:spacing w:line="240" w:lineRule="atLeast"/>
        <w:ind w:left="720" w:hanging="720"/>
      </w:pPr>
      <w:r w:rsidRPr="00FB1623">
        <w:t>A.</w:t>
      </w:r>
      <w:r w:rsidRPr="00FB1623">
        <w:tab/>
      </w:r>
      <w:r w:rsidR="007356CB" w:rsidRPr="00FB1623">
        <w:t xml:space="preserve">The CPE is required for </w:t>
      </w:r>
      <w:r w:rsidRPr="00FB1623">
        <w:t>PACT</w:t>
      </w:r>
      <w:r w:rsidR="00ED3AA8" w:rsidRPr="00FB1623">
        <w:t xml:space="preserve">, </w:t>
      </w:r>
      <w:r w:rsidRPr="00FB1623">
        <w:t xml:space="preserve">PBUA and PEBU students beginning with the 2008/09 catalog. </w:t>
      </w:r>
    </w:p>
    <w:p w:rsidR="003D636F" w:rsidRPr="00FB1623" w:rsidRDefault="003D636F" w:rsidP="003D636F">
      <w:pPr>
        <w:tabs>
          <w:tab w:val="left" w:pos="720"/>
        </w:tabs>
        <w:suppressAutoHyphens/>
        <w:spacing w:line="240" w:lineRule="atLeast"/>
        <w:ind w:left="720" w:hanging="720"/>
      </w:pPr>
    </w:p>
    <w:p w:rsidR="003D636F" w:rsidRPr="00FB1623" w:rsidRDefault="003D636F" w:rsidP="003D636F">
      <w:pPr>
        <w:tabs>
          <w:tab w:val="left" w:pos="-720"/>
          <w:tab w:val="left" w:pos="0"/>
          <w:tab w:val="left" w:pos="720"/>
        </w:tabs>
        <w:suppressAutoHyphens/>
        <w:spacing w:line="240" w:lineRule="atLeast"/>
        <w:ind w:left="1440" w:hanging="1440"/>
      </w:pPr>
      <w:r w:rsidRPr="00FB1623">
        <w:t>Q.</w:t>
      </w:r>
      <w:r w:rsidRPr="00FB1623">
        <w:tab/>
        <w:t xml:space="preserve">What does the student need to do to take the CPE? </w:t>
      </w:r>
    </w:p>
    <w:p w:rsidR="003D636F" w:rsidRPr="00FB1623" w:rsidRDefault="003D636F" w:rsidP="003D636F">
      <w:pPr>
        <w:tabs>
          <w:tab w:val="left" w:pos="720"/>
        </w:tabs>
        <w:suppressAutoHyphens/>
        <w:spacing w:line="240" w:lineRule="atLeast"/>
        <w:ind w:left="720" w:hanging="720"/>
      </w:pPr>
      <w:r w:rsidRPr="00FB1623">
        <w:t>A.</w:t>
      </w:r>
      <w:r w:rsidRPr="00FB1623">
        <w:tab/>
        <w:t xml:space="preserve">Refer the student to the CPE webpage </w:t>
      </w:r>
      <w:hyperlink r:id="rId76" w:history="1">
        <w:r w:rsidRPr="00FB1623">
          <w:rPr>
            <w:rStyle w:val="Hyperlink"/>
          </w:rPr>
          <w:t>http://wwwnew.towson.edu/cbe/student_resources/cpe.asp</w:t>
        </w:r>
      </w:hyperlink>
      <w:r w:rsidRPr="00FB1623">
        <w:t xml:space="preserve">. The student must register to reserve a seat to take the CPE. </w:t>
      </w:r>
      <w:r w:rsidR="0023092B" w:rsidRPr="00FB1623">
        <w:t xml:space="preserve">Encourage the student to purchase and use the Training and Testing Module, which includes practice tests, in order to improve his chance to pass the CPE on the first attempt. </w:t>
      </w:r>
      <w:r w:rsidR="00ED3AA8" w:rsidRPr="00FB1623">
        <w:t>The</w:t>
      </w:r>
      <w:r w:rsidR="0023092B" w:rsidRPr="00FB1623">
        <w:t xml:space="preserve"> pass rate </w:t>
      </w:r>
      <w:r w:rsidR="00963EE6">
        <w:t>on 1</w:t>
      </w:r>
      <w:r w:rsidR="00963EE6" w:rsidRPr="00963EE6">
        <w:rPr>
          <w:vertAlign w:val="superscript"/>
        </w:rPr>
        <w:t>st</w:t>
      </w:r>
      <w:r w:rsidR="00963EE6">
        <w:t xml:space="preserve"> attempts </w:t>
      </w:r>
      <w:r w:rsidR="0023092B" w:rsidRPr="00FB1623">
        <w:t xml:space="preserve">has been about </w:t>
      </w:r>
      <w:r w:rsidR="00ED3AA8" w:rsidRPr="00FB1623">
        <w:t>40%</w:t>
      </w:r>
      <w:r w:rsidR="006D006D">
        <w:t>.</w:t>
      </w:r>
    </w:p>
    <w:p w:rsidR="003D636F" w:rsidRPr="00FB1623" w:rsidRDefault="003D636F" w:rsidP="003D636F">
      <w:pPr>
        <w:tabs>
          <w:tab w:val="left" w:pos="720"/>
        </w:tabs>
        <w:suppressAutoHyphens/>
        <w:spacing w:line="240" w:lineRule="atLeast"/>
        <w:ind w:left="720" w:hanging="720"/>
      </w:pPr>
    </w:p>
    <w:p w:rsidR="003D636F" w:rsidRPr="00FB1623" w:rsidRDefault="003D636F" w:rsidP="003D636F">
      <w:pPr>
        <w:tabs>
          <w:tab w:val="left" w:pos="-720"/>
          <w:tab w:val="left" w:pos="0"/>
          <w:tab w:val="left" w:pos="720"/>
        </w:tabs>
        <w:suppressAutoHyphens/>
        <w:spacing w:line="240" w:lineRule="atLeast"/>
        <w:ind w:left="1440" w:hanging="1440"/>
      </w:pPr>
      <w:r w:rsidRPr="00FB1623">
        <w:t>Q.</w:t>
      </w:r>
      <w:r w:rsidRPr="00FB1623">
        <w:tab/>
        <w:t>What if the student</w:t>
      </w:r>
      <w:r w:rsidR="00606C07" w:rsidRPr="00FB1623">
        <w:t xml:space="preserve"> has passed COSC 111 or CIS 115</w:t>
      </w:r>
      <w:r w:rsidRPr="00FB1623">
        <w:t xml:space="preserve">? Does the student need to do to take the CPE? </w:t>
      </w:r>
    </w:p>
    <w:p w:rsidR="007356CB" w:rsidRPr="00FB1623" w:rsidRDefault="003D636F" w:rsidP="003D636F">
      <w:pPr>
        <w:tabs>
          <w:tab w:val="left" w:pos="720"/>
        </w:tabs>
        <w:suppressAutoHyphens/>
        <w:spacing w:line="240" w:lineRule="atLeast"/>
        <w:ind w:left="720" w:hanging="720"/>
      </w:pPr>
      <w:r w:rsidRPr="00FB1623">
        <w:t>A.</w:t>
      </w:r>
      <w:r w:rsidRPr="00FB1623">
        <w:tab/>
      </w:r>
      <w:r w:rsidR="0023092B" w:rsidRPr="00FB1623">
        <w:t>It depends on the catalog</w:t>
      </w:r>
      <w:r w:rsidR="007356CB" w:rsidRPr="00FB1623">
        <w:t xml:space="preserve"> and the major.</w:t>
      </w:r>
      <w:r w:rsidR="0023092B" w:rsidRPr="00FB1623">
        <w:t xml:space="preserve"> </w:t>
      </w:r>
    </w:p>
    <w:p w:rsidR="007356CB" w:rsidRPr="00FB1623" w:rsidRDefault="0023092B" w:rsidP="00963EE6">
      <w:pPr>
        <w:numPr>
          <w:ilvl w:val="0"/>
          <w:numId w:val="84"/>
        </w:numPr>
        <w:tabs>
          <w:tab w:val="left" w:pos="1080"/>
        </w:tabs>
        <w:suppressAutoHyphens/>
        <w:spacing w:line="240" w:lineRule="atLeast"/>
        <w:ind w:left="1080"/>
      </w:pPr>
      <w:r w:rsidRPr="00FB1623">
        <w:t>PBUA or PEBU student</w:t>
      </w:r>
      <w:r w:rsidR="00606C07" w:rsidRPr="00FB1623">
        <w:t>s</w:t>
      </w:r>
      <w:r w:rsidRPr="00FB1623">
        <w:t xml:space="preserve"> in a 2008/09 or later catalog must take and pass the CPE</w:t>
      </w:r>
      <w:r w:rsidR="00606C07" w:rsidRPr="00FB1623">
        <w:t>. T</w:t>
      </w:r>
      <w:r w:rsidRPr="00FB1623">
        <w:t>he COSC 111/CIS 115 is required for the catalogs prior to 2008/09</w:t>
      </w:r>
      <w:r w:rsidR="00606C07" w:rsidRPr="00FB1623">
        <w:t xml:space="preserve">. </w:t>
      </w:r>
    </w:p>
    <w:p w:rsidR="003D636F" w:rsidRPr="00FB1623" w:rsidRDefault="00606C07" w:rsidP="00963EE6">
      <w:pPr>
        <w:numPr>
          <w:ilvl w:val="0"/>
          <w:numId w:val="84"/>
        </w:numPr>
        <w:tabs>
          <w:tab w:val="left" w:pos="1080"/>
        </w:tabs>
        <w:suppressAutoHyphens/>
        <w:spacing w:line="240" w:lineRule="atLeast"/>
        <w:ind w:left="1080"/>
      </w:pPr>
      <w:r w:rsidRPr="00FB1623">
        <w:t>PACT/ACCT students must take both the COSC 111/CIS 115 and the CPE beginning with the 2008/09 catalog.</w:t>
      </w:r>
    </w:p>
    <w:p w:rsidR="003D636F" w:rsidRPr="00FB1623" w:rsidRDefault="003D636F"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b/>
          <w:sz w:val="24"/>
          <w:szCs w:val="24"/>
        </w:rPr>
      </w:pPr>
    </w:p>
    <w:p w:rsidR="00540AEA" w:rsidRPr="00FB1623" w:rsidRDefault="00540AEA" w:rsidP="00540AEA">
      <w:pPr>
        <w:tabs>
          <w:tab w:val="left" w:pos="-720"/>
          <w:tab w:val="left" w:pos="0"/>
          <w:tab w:val="left" w:pos="720"/>
        </w:tabs>
        <w:suppressAutoHyphens/>
        <w:spacing w:line="240" w:lineRule="atLeast"/>
        <w:ind w:left="1440" w:hanging="1440"/>
      </w:pPr>
      <w:r w:rsidRPr="00FB1623">
        <w:t>Q.</w:t>
      </w:r>
      <w:r w:rsidRPr="00FB1623">
        <w:tab/>
        <w:t xml:space="preserve">How do I know if the student has passed the CPE? </w:t>
      </w:r>
    </w:p>
    <w:p w:rsidR="00540AEA" w:rsidRPr="00FB1623" w:rsidRDefault="00540AEA" w:rsidP="00540AEA">
      <w:pPr>
        <w:tabs>
          <w:tab w:val="left" w:pos="720"/>
        </w:tabs>
        <w:suppressAutoHyphens/>
        <w:spacing w:line="240" w:lineRule="atLeast"/>
        <w:ind w:left="720" w:hanging="720"/>
      </w:pPr>
      <w:r w:rsidRPr="00FB1623">
        <w:t>A.</w:t>
      </w:r>
      <w:r w:rsidRPr="00FB1623">
        <w:tab/>
      </w:r>
      <w:r w:rsidR="008C2D17" w:rsidRPr="00FB1623">
        <w:t xml:space="preserve">The </w:t>
      </w:r>
      <w:r w:rsidRPr="00FB1623">
        <w:t xml:space="preserve">CPE is treated as a Non-Course Milestone. The </w:t>
      </w:r>
      <w:r w:rsidR="008C2D17" w:rsidRPr="00FB1623">
        <w:t xml:space="preserve">CPE Milestone </w:t>
      </w:r>
      <w:r w:rsidRPr="00FB1623">
        <w:t xml:space="preserve">status </w:t>
      </w:r>
      <w:r w:rsidR="008C2D17" w:rsidRPr="00FB1623">
        <w:t>is noted at the end of the transcript portion of the Degree Progress Report. The notation may be either “</w:t>
      </w:r>
      <w:r w:rsidR="00963EE6">
        <w:t>True</w:t>
      </w:r>
      <w:r w:rsidR="008C2D17" w:rsidRPr="00FB1623">
        <w:t>”</w:t>
      </w:r>
      <w:r w:rsidR="00963EE6">
        <w:t xml:space="preserve"> for completed</w:t>
      </w:r>
      <w:r w:rsidR="008C2D17" w:rsidRPr="00FB1623">
        <w:t xml:space="preserve"> or “</w:t>
      </w:r>
      <w:r w:rsidR="00963EE6">
        <w:t>False</w:t>
      </w:r>
      <w:r w:rsidR="008C2D17" w:rsidRPr="00FB1623">
        <w:t>”</w:t>
      </w:r>
      <w:r w:rsidR="00963EE6">
        <w:t xml:space="preserve"> for in progress or not completed.</w:t>
      </w:r>
    </w:p>
    <w:p w:rsidR="00540AEA" w:rsidRPr="00FB1623" w:rsidRDefault="00540AEA"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664412" w:rsidRPr="00FB1623" w:rsidRDefault="00664412" w:rsidP="00AC1263">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p>
    <w:p w:rsidR="006B3170" w:rsidRPr="00FB1623" w:rsidDel="006B3170" w:rsidRDefault="006C4E9D" w:rsidP="006B3170">
      <w:pPr>
        <w:pStyle w:val="ListParagraph"/>
        <w:widowControl w:val="0"/>
        <w:tabs>
          <w:tab w:val="left" w:pos="1080"/>
        </w:tabs>
        <w:suppressAutoHyphens/>
        <w:autoSpaceDE w:val="0"/>
        <w:autoSpaceDN w:val="0"/>
        <w:adjustRightInd w:val="0"/>
        <w:spacing w:after="0" w:line="240" w:lineRule="atLeast"/>
        <w:ind w:left="0"/>
        <w:rPr>
          <w:rFonts w:ascii="Times New Roman" w:hAnsi="Times New Roman"/>
          <w:sz w:val="24"/>
          <w:szCs w:val="24"/>
        </w:rPr>
      </w:pPr>
      <w:r w:rsidRPr="00FB1623">
        <w:rPr>
          <w:rFonts w:ascii="Times New Roman" w:hAnsi="Times New Roman"/>
          <w:sz w:val="24"/>
          <w:szCs w:val="24"/>
        </w:rPr>
        <w:br w:type="page"/>
      </w:r>
    </w:p>
    <w:p w:rsidR="00507EC9" w:rsidRPr="00FB1623" w:rsidRDefault="00507EC9" w:rsidP="00AF0FDA">
      <w:pPr>
        <w:pStyle w:val="Heading1"/>
        <w:jc w:val="center"/>
        <w:rPr>
          <w:rFonts w:ascii="Times New Roman" w:hAnsi="Times New Roman"/>
          <w:caps/>
          <w:sz w:val="24"/>
          <w:szCs w:val="24"/>
        </w:rPr>
      </w:pPr>
      <w:bookmarkStart w:id="42" w:name="_Toc272398359"/>
      <w:r w:rsidRPr="00FB1623">
        <w:rPr>
          <w:rFonts w:ascii="Times New Roman" w:hAnsi="Times New Roman"/>
          <w:caps/>
          <w:sz w:val="24"/>
          <w:szCs w:val="24"/>
        </w:rPr>
        <w:lastRenderedPageBreak/>
        <w:t>References</w:t>
      </w:r>
      <w:bookmarkEnd w:id="42"/>
      <w:r w:rsidRPr="00FB1623">
        <w:rPr>
          <w:rFonts w:ascii="Times New Roman" w:hAnsi="Times New Roman"/>
          <w:caps/>
          <w:sz w:val="24"/>
          <w:szCs w:val="24"/>
        </w:rPr>
        <w:t xml:space="preserve"> </w:t>
      </w:r>
    </w:p>
    <w:p w:rsidR="004C2DEA" w:rsidRPr="00FB1623" w:rsidRDefault="004C2DEA">
      <w:pPr>
        <w:rPr>
          <w:b/>
        </w:rPr>
      </w:pPr>
    </w:p>
    <w:p w:rsidR="00657BED" w:rsidRPr="00FB1623" w:rsidRDefault="005369BA" w:rsidP="007C0A56">
      <w:pPr>
        <w:pStyle w:val="Heading2"/>
        <w:rPr>
          <w:rFonts w:ascii="Times New Roman" w:hAnsi="Times New Roman" w:cs="Times New Roman"/>
          <w:sz w:val="24"/>
          <w:szCs w:val="24"/>
          <w:u w:val="none"/>
        </w:rPr>
      </w:pPr>
      <w:bookmarkStart w:id="43" w:name="_Toc272398360"/>
      <w:r w:rsidRPr="00FB1623">
        <w:rPr>
          <w:rFonts w:ascii="Times New Roman" w:hAnsi="Times New Roman" w:cs="Times New Roman"/>
          <w:sz w:val="24"/>
          <w:szCs w:val="24"/>
          <w:u w:val="none"/>
        </w:rPr>
        <w:t>Academic Achievement Center</w:t>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Cook Library 524</w:t>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t>x4979</w:t>
      </w:r>
      <w:bookmarkEnd w:id="43"/>
    </w:p>
    <w:p w:rsidR="00657BED" w:rsidRPr="00FB1623" w:rsidRDefault="00657BED"/>
    <w:p w:rsidR="00657BED" w:rsidRPr="00FB1623" w:rsidRDefault="00657BED">
      <w:r w:rsidRPr="00FB1623">
        <w:tab/>
      </w:r>
      <w:hyperlink r:id="rId77" w:history="1">
        <w:r w:rsidRPr="00FB1623">
          <w:rPr>
            <w:rStyle w:val="Hyperlink"/>
          </w:rPr>
          <w:t>www.towson.edu/acc</w:t>
        </w:r>
      </w:hyperlink>
    </w:p>
    <w:p w:rsidR="00657BED" w:rsidRPr="00FB1623" w:rsidRDefault="00657BED" w:rsidP="007C0A56">
      <w:pPr>
        <w:ind w:left="720"/>
        <w:rPr>
          <w:color w:val="000000"/>
        </w:rPr>
      </w:pPr>
      <w:r w:rsidRPr="00FB1623">
        <w:rPr>
          <w:color w:val="000000"/>
        </w:rPr>
        <w:t>The Academic Achievement Center (AAC), a comprehensive academic support program, serves the entire TU student population with tutorial services, learning strategy workshops and academic coach</w:t>
      </w:r>
      <w:r w:rsidRPr="00FB1623">
        <w:rPr>
          <w:color w:val="000000"/>
        </w:rPr>
        <w:softHyphen/>
        <w:t>ing. The AAC has a Master level (3) certi</w:t>
      </w:r>
      <w:r w:rsidRPr="00FB1623">
        <w:rPr>
          <w:color w:val="000000"/>
        </w:rPr>
        <w:softHyphen/>
        <w:t>fied tutor training program through the College Reading and Learning Association (CRLA) that provides tutoring in lower-level behavioral and social sciences, Eng</w:t>
      </w:r>
      <w:r w:rsidRPr="00FB1623">
        <w:rPr>
          <w:color w:val="000000"/>
        </w:rPr>
        <w:softHyphen/>
        <w:t>lish literature, business, foreign languages, physical, natural and computer sciences, mathematics and music courses. Services are free and depend upon availability of a qualified tutor. The AAC coordinates individualized strategy sessions to help students construct study schedules and graphic organizers to promote retention and in-class success. The AAC will assist faculty in identifying qualified tutors. Upon faculty requests, AAC staff will facilitate in-class academic strategy sessions. The center also administers the online Strengths Inventory that offers numerous academic techniques students can apply to improve or enhance learning outcomes. Learning Specialists serve as academic coaches by interpreting the assessment re</w:t>
      </w:r>
      <w:r w:rsidRPr="00FB1623">
        <w:rPr>
          <w:color w:val="000000"/>
        </w:rPr>
        <w:softHyphen/>
        <w:t>sults, considering students’ learning styles to help them reach their potential.</w:t>
      </w:r>
    </w:p>
    <w:p w:rsidR="00657BED" w:rsidRPr="00FB1623" w:rsidRDefault="00657BED"/>
    <w:p w:rsidR="00657BED" w:rsidRPr="00FB1623" w:rsidRDefault="00657BED" w:rsidP="007C0A56">
      <w:pPr>
        <w:pStyle w:val="Heading2"/>
        <w:rPr>
          <w:rFonts w:ascii="Times New Roman" w:hAnsi="Times New Roman" w:cs="Times New Roman"/>
          <w:sz w:val="24"/>
          <w:szCs w:val="24"/>
          <w:u w:val="none"/>
        </w:rPr>
      </w:pPr>
      <w:bookmarkStart w:id="44" w:name="_Toc272398361"/>
      <w:r w:rsidRPr="00FB1623">
        <w:rPr>
          <w:rFonts w:ascii="Times New Roman" w:hAnsi="Times New Roman" w:cs="Times New Roman"/>
          <w:sz w:val="24"/>
          <w:szCs w:val="24"/>
          <w:u w:val="none"/>
        </w:rPr>
        <w:t>Academic Advising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Lecture Hall 1</w:t>
      </w:r>
      <w:r w:rsidRPr="00FB1623">
        <w:rPr>
          <w:rFonts w:ascii="Times New Roman" w:hAnsi="Times New Roman" w:cs="Times New Roman"/>
          <w:sz w:val="24"/>
          <w:szCs w:val="24"/>
          <w:u w:val="none"/>
          <w:vertAlign w:val="superscript"/>
        </w:rPr>
        <w:t>st</w:t>
      </w:r>
      <w:r w:rsidR="00750185">
        <w:rPr>
          <w:rFonts w:ascii="Times New Roman" w:hAnsi="Times New Roman" w:cs="Times New Roman"/>
          <w:sz w:val="24"/>
          <w:szCs w:val="24"/>
          <w:u w:val="none"/>
        </w:rPr>
        <w:t xml:space="preserve"> Floor</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x2472</w:t>
      </w:r>
      <w:bookmarkEnd w:id="44"/>
    </w:p>
    <w:p w:rsidR="00657BED" w:rsidRPr="00FB1623" w:rsidRDefault="00657BED"/>
    <w:p w:rsidR="00657BED" w:rsidRPr="00FB1623" w:rsidRDefault="00657BED">
      <w:r w:rsidRPr="00FB1623">
        <w:tab/>
      </w:r>
      <w:hyperlink r:id="rId78" w:history="1">
        <w:r w:rsidRPr="00FB1623">
          <w:rPr>
            <w:rStyle w:val="Hyperlink"/>
          </w:rPr>
          <w:t>www.towson.edu/academicadvising</w:t>
        </w:r>
      </w:hyperlink>
      <w:r w:rsidRPr="00FB1623">
        <w:t xml:space="preserve"> </w:t>
      </w:r>
    </w:p>
    <w:p w:rsidR="00657BED" w:rsidRPr="00FB1623" w:rsidRDefault="00657BED" w:rsidP="007C0A56">
      <w:pPr>
        <w:ind w:left="720"/>
      </w:pPr>
      <w:r w:rsidRPr="00FB1623">
        <w:t xml:space="preserve">Students may contact the University Academic Advising Center if they would like to speak with a general adviser about their selection and sequencing of courses.  Students may also receive assistance in planning the completion of their GenEd requirements. </w:t>
      </w:r>
      <w:r w:rsidR="00963EE6">
        <w:t>Students that are undeclared are advised here.</w:t>
      </w:r>
    </w:p>
    <w:p w:rsidR="00657BED" w:rsidRPr="00FB1623" w:rsidRDefault="00657BED"/>
    <w:p w:rsidR="00657BED" w:rsidRPr="00FB1623" w:rsidRDefault="00657BED" w:rsidP="007C0A56">
      <w:pPr>
        <w:pStyle w:val="Heading2"/>
        <w:rPr>
          <w:rFonts w:ascii="Times New Roman" w:hAnsi="Times New Roman" w:cs="Times New Roman"/>
          <w:sz w:val="24"/>
          <w:szCs w:val="24"/>
          <w:u w:val="none"/>
        </w:rPr>
      </w:pPr>
      <w:bookmarkStart w:id="45" w:name="_Toc272398362"/>
      <w:r w:rsidRPr="00FB1623">
        <w:rPr>
          <w:rFonts w:ascii="Times New Roman" w:hAnsi="Times New Roman" w:cs="Times New Roman"/>
          <w:sz w:val="24"/>
          <w:szCs w:val="24"/>
          <w:u w:val="none"/>
        </w:rPr>
        <w:t>Academic Standards Committe</w:t>
      </w:r>
      <w:r w:rsidR="00750185">
        <w:rPr>
          <w:rFonts w:ascii="Times New Roman" w:hAnsi="Times New Roman" w:cs="Times New Roman"/>
          <w:sz w:val="24"/>
          <w:szCs w:val="24"/>
          <w:u w:val="none"/>
        </w:rPr>
        <w:t xml:space="preserve">e </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t>Enrollment Services 235</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x4351</w:t>
      </w:r>
      <w:bookmarkEnd w:id="45"/>
    </w:p>
    <w:p w:rsidR="00657BED" w:rsidRPr="00FB1623" w:rsidRDefault="00657BED" w:rsidP="007C0A56">
      <w:pPr>
        <w:pStyle w:val="Heading2"/>
        <w:rPr>
          <w:rFonts w:ascii="Times New Roman" w:hAnsi="Times New Roman" w:cs="Times New Roman"/>
          <w:sz w:val="24"/>
          <w:szCs w:val="24"/>
          <w:u w:val="none"/>
        </w:rPr>
      </w:pPr>
    </w:p>
    <w:p w:rsidR="00657BED" w:rsidRPr="00FB1623" w:rsidRDefault="00657BED" w:rsidP="007C0A56">
      <w:pPr>
        <w:ind w:left="720"/>
      </w:pPr>
      <w:r w:rsidRPr="00FB1623">
        <w:t>Students seeking an exception to University academic policies may appeal to the Academic Standards Committee in writing.  Letters should be addressed to Ms. Cecilia C. Deems, Academic Policy Coordinator, c/o Enrollment Services, Academic Standards &amp; Policies.</w:t>
      </w:r>
      <w:r w:rsidR="00963EE6">
        <w:t xml:space="preserve"> Some of the items reviewed are taking the last 30 credits outside of Towson, enrolling in 19 or more credits, etc.</w:t>
      </w:r>
    </w:p>
    <w:p w:rsidR="00657BED" w:rsidRPr="00FB1623" w:rsidRDefault="00657BED"/>
    <w:p w:rsidR="00657BED" w:rsidRPr="00FB1623" w:rsidRDefault="00750185" w:rsidP="007C0A56">
      <w:pPr>
        <w:pStyle w:val="Heading2"/>
        <w:rPr>
          <w:rFonts w:ascii="Times New Roman" w:hAnsi="Times New Roman" w:cs="Times New Roman"/>
          <w:sz w:val="24"/>
          <w:szCs w:val="24"/>
          <w:u w:val="none"/>
        </w:rPr>
      </w:pPr>
      <w:bookmarkStart w:id="46" w:name="_Toc272398363"/>
      <w:r>
        <w:rPr>
          <w:rFonts w:ascii="Times New Roman" w:hAnsi="Times New Roman" w:cs="Times New Roman"/>
          <w:sz w:val="24"/>
          <w:szCs w:val="24"/>
          <w:u w:val="none"/>
        </w:rPr>
        <w:t>Admissions (Undergraduate)</w:t>
      </w:r>
      <w:r>
        <w:rPr>
          <w:rFonts w:ascii="Times New Roman" w:hAnsi="Times New Roman" w:cs="Times New Roman"/>
          <w:sz w:val="24"/>
          <w:szCs w:val="24"/>
          <w:u w:val="none"/>
        </w:rPr>
        <w:tab/>
      </w:r>
      <w:r>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Enrollment Services 208</w:t>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t>x2113</w:t>
      </w:r>
      <w:bookmarkEnd w:id="46"/>
    </w:p>
    <w:p w:rsidR="00657BED" w:rsidRPr="00FB1623" w:rsidRDefault="00657BED"/>
    <w:p w:rsidR="00657BED" w:rsidRPr="00FB1623" w:rsidRDefault="00657BED">
      <w:r w:rsidRPr="00FB1623">
        <w:tab/>
      </w:r>
      <w:hyperlink r:id="rId79" w:history="1">
        <w:r w:rsidRPr="00FB1623">
          <w:rPr>
            <w:rStyle w:val="Hyperlink"/>
          </w:rPr>
          <w:t>www.towson.edu/main/admissions</w:t>
        </w:r>
      </w:hyperlink>
    </w:p>
    <w:p w:rsidR="00657BED" w:rsidRPr="00FB1623" w:rsidRDefault="00657BED" w:rsidP="007C0A56">
      <w:pPr>
        <w:ind w:left="720"/>
      </w:pPr>
      <w:r w:rsidRPr="00FB1623">
        <w:t xml:space="preserve">All potential undergraduate degree candidates may obtain applications for admission and other related information.  </w:t>
      </w:r>
    </w:p>
    <w:p w:rsidR="00657BED" w:rsidRPr="00FB1623" w:rsidRDefault="00657BED">
      <w:pPr>
        <w:rPr>
          <w:b/>
        </w:rPr>
      </w:pPr>
    </w:p>
    <w:p w:rsidR="00657BED" w:rsidRPr="00FB1623" w:rsidRDefault="00750185" w:rsidP="007C0A56">
      <w:pPr>
        <w:pStyle w:val="Heading2"/>
        <w:rPr>
          <w:rFonts w:ascii="Times New Roman" w:hAnsi="Times New Roman" w:cs="Times New Roman"/>
          <w:sz w:val="24"/>
          <w:szCs w:val="24"/>
          <w:u w:val="none"/>
        </w:rPr>
      </w:pPr>
      <w:bookmarkStart w:id="47" w:name="_Toc272398364"/>
      <w:r>
        <w:rPr>
          <w:rFonts w:ascii="Times New Roman" w:hAnsi="Times New Roman" w:cs="Times New Roman"/>
          <w:sz w:val="24"/>
          <w:szCs w:val="24"/>
          <w:u w:val="none"/>
        </w:rPr>
        <w:t xml:space="preserve">Advanced Placement </w:t>
      </w:r>
      <w:r>
        <w:rPr>
          <w:rFonts w:ascii="Times New Roman" w:hAnsi="Times New Roman" w:cs="Times New Roman"/>
          <w:sz w:val="24"/>
          <w:szCs w:val="24"/>
          <w:u w:val="none"/>
        </w:rPr>
        <w:tab/>
      </w:r>
      <w:r>
        <w:rPr>
          <w:rFonts w:ascii="Times New Roman" w:hAnsi="Times New Roman" w:cs="Times New Roman"/>
          <w:sz w:val="24"/>
          <w:szCs w:val="24"/>
          <w:u w:val="none"/>
        </w:rPr>
        <w:tab/>
      </w:r>
      <w:r>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Enrollment Services 208</w:t>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r>
      <w:r w:rsidR="00657BED" w:rsidRPr="00FB1623">
        <w:rPr>
          <w:rFonts w:ascii="Times New Roman" w:hAnsi="Times New Roman" w:cs="Times New Roman"/>
          <w:sz w:val="24"/>
          <w:szCs w:val="24"/>
          <w:u w:val="none"/>
        </w:rPr>
        <w:tab/>
        <w:t>x2113</w:t>
      </w:r>
      <w:bookmarkEnd w:id="47"/>
    </w:p>
    <w:p w:rsidR="00657BED" w:rsidRPr="00FB1623" w:rsidRDefault="00657BED"/>
    <w:p w:rsidR="00657BED" w:rsidRPr="00FB1623" w:rsidRDefault="00657BED">
      <w:r w:rsidRPr="00FB1623">
        <w:tab/>
      </w:r>
      <w:hyperlink r:id="rId80" w:history="1">
        <w:r w:rsidRPr="00FB1623">
          <w:rPr>
            <w:rStyle w:val="Hyperlink"/>
          </w:rPr>
          <w:t>www.towson.edu/main/admissions/freshman/applying/AdvancedPlacement.asp</w:t>
        </w:r>
      </w:hyperlink>
    </w:p>
    <w:p w:rsidR="00657BED" w:rsidRDefault="00657BED" w:rsidP="007C0A56">
      <w:pPr>
        <w:ind w:left="720"/>
      </w:pPr>
      <w:r w:rsidRPr="00FB1623">
        <w:t>Prospective freshmen may earn exemption or credit for some courses required at Towson by taking the Advanced Placement Tests of the College Entrance Examination Board</w:t>
      </w:r>
      <w:r w:rsidR="00963EE6">
        <w:t xml:space="preserve"> in high school</w:t>
      </w:r>
      <w:r w:rsidRPr="00FB1623">
        <w:t>.</w:t>
      </w:r>
      <w:r w:rsidR="00963EE6">
        <w:t xml:space="preserve">  A chart of the scores required on Advanced Placement exams is located on their website and in the Undergraduate Catalog.</w:t>
      </w:r>
    </w:p>
    <w:p w:rsidR="00963EE6" w:rsidRDefault="00963EE6" w:rsidP="007C0A56">
      <w:pPr>
        <w:ind w:left="720"/>
      </w:pPr>
    </w:p>
    <w:p w:rsidR="00963EE6" w:rsidRPr="00FB1623" w:rsidRDefault="00963EE6" w:rsidP="007C0A56">
      <w:pPr>
        <w:ind w:left="720"/>
      </w:pPr>
    </w:p>
    <w:p w:rsidR="00657BED" w:rsidRPr="00FB1623" w:rsidRDefault="00657BED">
      <w:pPr>
        <w:rPr>
          <w:b/>
        </w:rPr>
      </w:pPr>
    </w:p>
    <w:p w:rsidR="00657BED" w:rsidRPr="00FB1623" w:rsidRDefault="00657BED" w:rsidP="007C0A56">
      <w:pPr>
        <w:pStyle w:val="Heading2"/>
        <w:rPr>
          <w:rFonts w:ascii="Times New Roman" w:hAnsi="Times New Roman" w:cs="Times New Roman"/>
          <w:sz w:val="24"/>
          <w:szCs w:val="24"/>
          <w:u w:val="none"/>
        </w:rPr>
      </w:pPr>
      <w:bookmarkStart w:id="48" w:name="_Toc272398365"/>
      <w:r w:rsidRPr="00FB1623">
        <w:rPr>
          <w:rFonts w:ascii="Times New Roman" w:hAnsi="Times New Roman" w:cs="Times New Roman"/>
          <w:sz w:val="24"/>
          <w:szCs w:val="24"/>
          <w:u w:val="none"/>
        </w:rPr>
        <w:lastRenderedPageBreak/>
        <w:t>Af</w:t>
      </w:r>
      <w:r w:rsidR="00750185">
        <w:rPr>
          <w:rFonts w:ascii="Times New Roman" w:hAnsi="Times New Roman" w:cs="Times New Roman"/>
          <w:sz w:val="24"/>
          <w:szCs w:val="24"/>
          <w:u w:val="none"/>
        </w:rPr>
        <w:t xml:space="preserve">rican-American Cultural Center </w:t>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University Union 313</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x2051</w:t>
      </w:r>
      <w:bookmarkEnd w:id="48"/>
    </w:p>
    <w:p w:rsidR="00657BED" w:rsidRPr="00FB1623" w:rsidRDefault="00657BED">
      <w:pPr>
        <w:rPr>
          <w:b/>
        </w:rPr>
      </w:pPr>
    </w:p>
    <w:p w:rsidR="00657BED" w:rsidRPr="00FB1623" w:rsidRDefault="00B0536E" w:rsidP="007C0A56">
      <w:pPr>
        <w:ind w:left="720"/>
      </w:pPr>
      <w:hyperlink r:id="rId81" w:history="1">
        <w:r w:rsidR="00657BED" w:rsidRPr="00FB1623">
          <w:rPr>
            <w:rStyle w:val="Hyperlink"/>
          </w:rPr>
          <w:t>www.towson.edu/aacc/</w:t>
        </w:r>
      </w:hyperlink>
      <w:r w:rsidR="00657BED" w:rsidRPr="00FB1623">
        <w:t xml:space="preserve"> </w:t>
      </w:r>
      <w:r w:rsidR="00657BED" w:rsidRPr="00FB1623">
        <w:br/>
        <w:t>The Center houses an extensive collection of African-American cultural resources including journals, newspapers, artifacts, and recordings.  Throughout the year, the Center sponsors exhibits, plays, films, lectures, and discussion groups on social, political, and historical issues.  The center also provides a comfortable setting where students can escape the hustle</w:t>
      </w:r>
      <w:r w:rsidR="00963EE6">
        <w:t xml:space="preserve"> and </w:t>
      </w:r>
      <w:r w:rsidR="00657BED" w:rsidRPr="00FB1623">
        <w:t xml:space="preserve">bustle of campus life. </w:t>
      </w:r>
    </w:p>
    <w:p w:rsidR="00657BED" w:rsidRPr="00FB1623" w:rsidRDefault="00657BED" w:rsidP="007C0A56"/>
    <w:p w:rsidR="00657BED" w:rsidRPr="00FB1623" w:rsidRDefault="00657BED" w:rsidP="007C0A56">
      <w:pPr>
        <w:pStyle w:val="Heading2"/>
        <w:rPr>
          <w:rFonts w:ascii="Times New Roman" w:hAnsi="Times New Roman" w:cs="Times New Roman"/>
          <w:sz w:val="24"/>
          <w:szCs w:val="24"/>
          <w:u w:val="none"/>
        </w:rPr>
      </w:pPr>
      <w:bookmarkStart w:id="49" w:name="_Toc272398366"/>
      <w:r w:rsidRPr="00FB1623">
        <w:rPr>
          <w:rFonts w:ascii="Times New Roman" w:hAnsi="Times New Roman" w:cs="Times New Roman"/>
          <w:sz w:val="24"/>
          <w:szCs w:val="24"/>
          <w:u w:val="none"/>
        </w:rPr>
        <w:t xml:space="preserve">Alcohol Policy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 xml:space="preserve">ATOD Abuse Prevention </w:t>
      </w:r>
      <w:r w:rsidR="00963EE6">
        <w:rPr>
          <w:rFonts w:ascii="Times New Roman" w:hAnsi="Times New Roman" w:cs="Times New Roman"/>
          <w:sz w:val="24"/>
          <w:szCs w:val="24"/>
          <w:u w:val="none"/>
        </w:rPr>
        <w:t>C</w:t>
      </w:r>
      <w:r w:rsidRPr="00FB1623">
        <w:rPr>
          <w:rFonts w:ascii="Times New Roman" w:hAnsi="Times New Roman" w:cs="Times New Roman"/>
          <w:sz w:val="24"/>
          <w:szCs w:val="24"/>
          <w:u w:val="none"/>
        </w:rPr>
        <w:t>enter, Burdick Hall 137A</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x3723</w:t>
      </w:r>
      <w:bookmarkEnd w:id="49"/>
    </w:p>
    <w:p w:rsidR="00657BED" w:rsidRPr="00FB1623" w:rsidRDefault="00657BED" w:rsidP="007C0A56"/>
    <w:p w:rsidR="00657BED" w:rsidRPr="00FB1623" w:rsidRDefault="00657BED" w:rsidP="007C0A56">
      <w:r w:rsidRPr="00FB1623">
        <w:tab/>
      </w:r>
      <w:hyperlink r:id="rId82" w:history="1">
        <w:r w:rsidRPr="00FB1623">
          <w:rPr>
            <w:rStyle w:val="Hyperlink"/>
          </w:rPr>
          <w:t>www.towson.edu/studentaffairs/policies/studentalcoholanddrugpolicy.asp</w:t>
        </w:r>
      </w:hyperlink>
    </w:p>
    <w:p w:rsidR="00657BED" w:rsidRPr="00FB1623" w:rsidRDefault="00657BED" w:rsidP="007C0A56">
      <w:pPr>
        <w:ind w:left="720"/>
      </w:pPr>
      <w:r w:rsidRPr="00FB1623">
        <w:t>A complete listing of alcohol and drug policies appears in the Undergraduate Catalog and is mailed to students, faculty, and staff each year.  The policy is strictly enforced at Towson University.</w:t>
      </w:r>
    </w:p>
    <w:p w:rsidR="00657BED" w:rsidRPr="00FB1623" w:rsidRDefault="00657BED" w:rsidP="007C0A56">
      <w:pPr>
        <w:rPr>
          <w:b/>
        </w:rPr>
      </w:pPr>
    </w:p>
    <w:p w:rsidR="00657BED" w:rsidRPr="00FB1623" w:rsidRDefault="00657BED" w:rsidP="007C0A56">
      <w:pPr>
        <w:pStyle w:val="Heading2"/>
        <w:rPr>
          <w:rFonts w:ascii="Times New Roman" w:hAnsi="Times New Roman" w:cs="Times New Roman"/>
          <w:sz w:val="24"/>
          <w:szCs w:val="24"/>
          <w:u w:val="none"/>
        </w:rPr>
      </w:pPr>
      <w:bookmarkStart w:id="50" w:name="_Toc272398367"/>
      <w:r w:rsidRPr="00FB1623">
        <w:rPr>
          <w:rFonts w:ascii="Times New Roman" w:hAnsi="Times New Roman" w:cs="Times New Roman"/>
          <w:sz w:val="24"/>
          <w:szCs w:val="24"/>
          <w:u w:val="none"/>
        </w:rPr>
        <w:t xml:space="preserve">Alumni Relations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t>Administration 317</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x2234</w:t>
      </w:r>
      <w:bookmarkEnd w:id="50"/>
    </w:p>
    <w:p w:rsidR="00657BED" w:rsidRPr="00FB1623" w:rsidRDefault="00657BED" w:rsidP="007C0A56">
      <w:pPr>
        <w:pStyle w:val="Heading2"/>
        <w:rPr>
          <w:rFonts w:ascii="Times New Roman" w:hAnsi="Times New Roman" w:cs="Times New Roman"/>
          <w:sz w:val="24"/>
          <w:szCs w:val="24"/>
          <w:u w:val="none"/>
        </w:rPr>
      </w:pPr>
    </w:p>
    <w:p w:rsidR="00657BED" w:rsidRPr="00FB1623" w:rsidRDefault="00657BED" w:rsidP="007C0A56">
      <w:r w:rsidRPr="00FB1623">
        <w:tab/>
      </w:r>
      <w:hyperlink r:id="rId83" w:history="1">
        <w:r w:rsidRPr="00FB1623">
          <w:rPr>
            <w:rStyle w:val="Hyperlink"/>
          </w:rPr>
          <w:t>www.towson.edu/alumni</w:t>
        </w:r>
      </w:hyperlink>
    </w:p>
    <w:p w:rsidR="00657BED" w:rsidRPr="00FB1623" w:rsidRDefault="00657BED" w:rsidP="007C0A56">
      <w:pPr>
        <w:ind w:left="720"/>
      </w:pPr>
      <w:r w:rsidRPr="00FB1623">
        <w:t xml:space="preserve">The Alumni Relations Office keeps TU alumni abreast of campus events and programs.  It also is involved in activities such as student recruitment, alumni phonathons, and Homecoming and Alumni Weekends.  </w:t>
      </w:r>
    </w:p>
    <w:p w:rsidR="00657BED" w:rsidRPr="00FB1623" w:rsidRDefault="00657BED" w:rsidP="007C0A56"/>
    <w:p w:rsidR="00657BED" w:rsidRPr="00FB1623" w:rsidRDefault="00657BED" w:rsidP="007C0A56">
      <w:pPr>
        <w:pStyle w:val="Heading2"/>
        <w:rPr>
          <w:rFonts w:ascii="Times New Roman" w:hAnsi="Times New Roman" w:cs="Times New Roman"/>
          <w:sz w:val="24"/>
          <w:szCs w:val="24"/>
          <w:u w:val="none"/>
        </w:rPr>
      </w:pPr>
      <w:bookmarkStart w:id="51" w:name="_Toc272398368"/>
      <w:r w:rsidRPr="00FB1623">
        <w:rPr>
          <w:rFonts w:ascii="Times New Roman" w:hAnsi="Times New Roman" w:cs="Times New Roman"/>
          <w:sz w:val="24"/>
          <w:szCs w:val="24"/>
          <w:u w:val="none"/>
        </w:rPr>
        <w:t>Athletic Ticket Office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1</w:t>
      </w:r>
      <w:r w:rsidRPr="00FB1623">
        <w:rPr>
          <w:rFonts w:ascii="Times New Roman" w:hAnsi="Times New Roman" w:cs="Times New Roman"/>
          <w:sz w:val="24"/>
          <w:szCs w:val="24"/>
          <w:u w:val="none"/>
          <w:vertAlign w:val="superscript"/>
        </w:rPr>
        <w:t>st</w:t>
      </w:r>
      <w:r w:rsidRPr="00FB1623">
        <w:rPr>
          <w:rFonts w:ascii="Times New Roman" w:hAnsi="Times New Roman" w:cs="Times New Roman"/>
          <w:sz w:val="24"/>
          <w:szCs w:val="24"/>
          <w:u w:val="none"/>
        </w:rPr>
        <w:t xml:space="preserve"> Floor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 xml:space="preserve"> x8447</w:t>
      </w:r>
      <w:bookmarkEnd w:id="51"/>
      <w:r w:rsidRPr="00FB1623">
        <w:rPr>
          <w:rFonts w:ascii="Times New Roman" w:hAnsi="Times New Roman" w:cs="Times New Roman"/>
          <w:sz w:val="24"/>
          <w:szCs w:val="24"/>
          <w:u w:val="none"/>
        </w:rPr>
        <w:t xml:space="preserve"> </w:t>
      </w:r>
    </w:p>
    <w:p w:rsidR="00657BED" w:rsidRPr="00FB1623" w:rsidRDefault="00657BED" w:rsidP="007C0A56"/>
    <w:p w:rsidR="00657BED" w:rsidRPr="00FB1623" w:rsidRDefault="00657BED" w:rsidP="007C0A56">
      <w:r w:rsidRPr="00FB1623">
        <w:tab/>
      </w:r>
      <w:hyperlink r:id="rId84" w:history="1">
        <w:r w:rsidRPr="00FB1623">
          <w:rPr>
            <w:rStyle w:val="Hyperlink"/>
          </w:rPr>
          <w:t>www.towsontigers.com</w:t>
        </w:r>
      </w:hyperlink>
      <w:r w:rsidRPr="00FB1623">
        <w:t xml:space="preserve"> </w:t>
      </w:r>
    </w:p>
    <w:p w:rsidR="00657BED" w:rsidRPr="00FB1623" w:rsidRDefault="00657BED" w:rsidP="007C0A56">
      <w:r w:rsidRPr="00FB1623">
        <w:tab/>
        <w:t xml:space="preserve">This office provides tickets for intercollegiate athletic competitions. </w:t>
      </w:r>
    </w:p>
    <w:p w:rsidR="00657BED" w:rsidRPr="00FB1623" w:rsidRDefault="00657BED" w:rsidP="007C0A56">
      <w:pPr>
        <w:rPr>
          <w:b/>
        </w:rPr>
      </w:pPr>
    </w:p>
    <w:p w:rsidR="00657BED" w:rsidRPr="00FB1623" w:rsidRDefault="00657BED" w:rsidP="007C0A56">
      <w:pPr>
        <w:pStyle w:val="Heading2"/>
        <w:rPr>
          <w:rFonts w:ascii="Times New Roman" w:hAnsi="Times New Roman" w:cs="Times New Roman"/>
          <w:sz w:val="24"/>
          <w:szCs w:val="24"/>
          <w:u w:val="none"/>
        </w:rPr>
      </w:pPr>
      <w:bookmarkStart w:id="52" w:name="_Toc272398369"/>
      <w:r w:rsidRPr="00FB1623">
        <w:rPr>
          <w:rFonts w:ascii="Times New Roman" w:hAnsi="Times New Roman" w:cs="Times New Roman"/>
          <w:sz w:val="24"/>
          <w:szCs w:val="24"/>
          <w:u w:val="none"/>
        </w:rPr>
        <w:t>Auditing Courses</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Registr</w:t>
      </w:r>
      <w:r w:rsidR="00750185">
        <w:rPr>
          <w:rFonts w:ascii="Times New Roman" w:hAnsi="Times New Roman" w:cs="Times New Roman"/>
          <w:sz w:val="24"/>
          <w:szCs w:val="24"/>
          <w:u w:val="none"/>
        </w:rPr>
        <w:t>ar, Enrollment Services, 223</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x3240</w:t>
      </w:r>
      <w:bookmarkEnd w:id="52"/>
    </w:p>
    <w:p w:rsidR="00657BED" w:rsidRPr="00FB1623" w:rsidRDefault="00657BED" w:rsidP="007C0A56"/>
    <w:p w:rsidR="00657BED" w:rsidRPr="00FB1623" w:rsidRDefault="00657BED" w:rsidP="007C0A56">
      <w:r w:rsidRPr="00FB1623">
        <w:tab/>
      </w:r>
      <w:hyperlink r:id="rId85" w:history="1">
        <w:r w:rsidRPr="00FB1623">
          <w:rPr>
            <w:rStyle w:val="Hyperlink"/>
          </w:rPr>
          <w:t>www.towson.edu/registrar/Records/Grading_Options.asp</w:t>
        </w:r>
      </w:hyperlink>
    </w:p>
    <w:p w:rsidR="00657BED" w:rsidRPr="00FB1623" w:rsidRDefault="00657BED" w:rsidP="007C0A56">
      <w:pPr>
        <w:ind w:left="720"/>
      </w:pPr>
      <w:r w:rsidRPr="00FB1623">
        <w:t xml:space="preserve">Students may audit courses with the written permission of their instructors.  This option may be elected only during the change of Schedule period.  In order to elect it, students must complete a Course Schedule Change Form, obtain their instructor’s signature, and return the form to Registration and Scheduling. </w:t>
      </w:r>
    </w:p>
    <w:p w:rsidR="00657BED" w:rsidRPr="00FB1623" w:rsidRDefault="00657BED" w:rsidP="007C0A56"/>
    <w:p w:rsidR="00657BED" w:rsidRPr="00FB1623" w:rsidRDefault="00657BED" w:rsidP="007C0A56">
      <w:pPr>
        <w:pStyle w:val="Heading2"/>
        <w:rPr>
          <w:rFonts w:ascii="Times New Roman" w:hAnsi="Times New Roman" w:cs="Times New Roman"/>
          <w:sz w:val="24"/>
          <w:szCs w:val="24"/>
          <w:u w:val="none"/>
        </w:rPr>
      </w:pPr>
      <w:bookmarkStart w:id="53" w:name="_Toc272398370"/>
      <w:r w:rsidRPr="00FB1623">
        <w:rPr>
          <w:rFonts w:ascii="Times New Roman" w:hAnsi="Times New Roman" w:cs="Times New Roman"/>
          <w:sz w:val="24"/>
          <w:szCs w:val="24"/>
          <w:u w:val="none"/>
        </w:rPr>
        <w:t>Auxiliary Services Business Office</w:t>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University Union, 1</w:t>
      </w:r>
      <w:r w:rsidRPr="00FB1623">
        <w:rPr>
          <w:rFonts w:ascii="Times New Roman" w:hAnsi="Times New Roman" w:cs="Times New Roman"/>
          <w:sz w:val="24"/>
          <w:szCs w:val="24"/>
          <w:u w:val="none"/>
          <w:vertAlign w:val="superscript"/>
        </w:rPr>
        <w:t>st</w:t>
      </w:r>
      <w:r w:rsidRPr="00FB1623">
        <w:rPr>
          <w:rFonts w:ascii="Times New Roman" w:hAnsi="Times New Roman" w:cs="Times New Roman"/>
          <w:sz w:val="24"/>
          <w:szCs w:val="24"/>
          <w:u w:val="none"/>
        </w:rPr>
        <w:t xml:space="preserve"> Floor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C0A56"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x2726</w:t>
      </w:r>
      <w:bookmarkEnd w:id="53"/>
    </w:p>
    <w:p w:rsidR="00657BED" w:rsidRPr="00FB1623" w:rsidRDefault="00657BED" w:rsidP="007C0A56"/>
    <w:p w:rsidR="00657BED" w:rsidRPr="00FB1623" w:rsidRDefault="00657BED" w:rsidP="007C0A56">
      <w:r w:rsidRPr="00FB1623">
        <w:tab/>
      </w:r>
      <w:hyperlink r:id="rId86" w:history="1">
        <w:r w:rsidRPr="00FB1623">
          <w:rPr>
            <w:rStyle w:val="Hyperlink"/>
          </w:rPr>
          <w:t>www.towson.edu/adminfinance/auxservices/auxbusiness/</w:t>
        </w:r>
      </w:hyperlink>
    </w:p>
    <w:p w:rsidR="00657BED" w:rsidRPr="00FB1623" w:rsidRDefault="00657BED" w:rsidP="007C0A56">
      <w:pPr>
        <w:ind w:left="720"/>
      </w:pPr>
      <w:r w:rsidRPr="00FB1623">
        <w:t xml:space="preserve">This is a one-stop business transactions office for obtaining a OneCard, report a lost/stolen ID card, transferring retail points to dining points, purchasing a parking permit, and to pay outstanding parking citations. </w:t>
      </w:r>
      <w:r w:rsidR="00963EE6">
        <w:t>Ticketmaster is also located here.</w:t>
      </w:r>
    </w:p>
    <w:p w:rsidR="00657BED" w:rsidRPr="00FB1623" w:rsidRDefault="00657BED" w:rsidP="007C0A56"/>
    <w:p w:rsidR="00657BED" w:rsidRPr="00FB1623" w:rsidRDefault="00657BED" w:rsidP="007C0A56">
      <w:pPr>
        <w:pStyle w:val="Heading2"/>
        <w:rPr>
          <w:rFonts w:ascii="Times New Roman" w:hAnsi="Times New Roman" w:cs="Times New Roman"/>
          <w:sz w:val="24"/>
          <w:szCs w:val="24"/>
          <w:u w:val="none"/>
        </w:rPr>
      </w:pPr>
      <w:bookmarkStart w:id="54" w:name="_Toc272398371"/>
      <w:r w:rsidRPr="00FB1623">
        <w:rPr>
          <w:rFonts w:ascii="Times New Roman" w:hAnsi="Times New Roman" w:cs="Times New Roman"/>
          <w:sz w:val="24"/>
          <w:szCs w:val="24"/>
          <w:u w:val="none"/>
        </w:rPr>
        <w:t xml:space="preserve">Black Student Union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224</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x3277</w:t>
      </w:r>
      <w:bookmarkEnd w:id="54"/>
    </w:p>
    <w:p w:rsidR="00657BED" w:rsidRPr="00FB1623" w:rsidRDefault="00657BED" w:rsidP="007C0A56"/>
    <w:p w:rsidR="00657BED" w:rsidRPr="00FB1623" w:rsidRDefault="00657BED" w:rsidP="007C0A56">
      <w:pPr>
        <w:ind w:left="720"/>
      </w:pPr>
      <w:r w:rsidRPr="00FB1623">
        <w:t>This student group sponsors and organizes events and programs related to African-American culture.</w:t>
      </w:r>
    </w:p>
    <w:p w:rsidR="00657BED" w:rsidRPr="00FB1623" w:rsidRDefault="00657BED" w:rsidP="007C0A56"/>
    <w:p w:rsidR="00657BED" w:rsidRPr="00FB1623" w:rsidRDefault="00657BED" w:rsidP="007C0A56">
      <w:pPr>
        <w:pStyle w:val="Heading2"/>
        <w:rPr>
          <w:rFonts w:ascii="Times New Roman" w:hAnsi="Times New Roman" w:cs="Times New Roman"/>
          <w:sz w:val="24"/>
          <w:szCs w:val="24"/>
          <w:u w:val="none"/>
        </w:rPr>
      </w:pPr>
      <w:bookmarkStart w:id="55" w:name="_Toc272398372"/>
      <w:r w:rsidRPr="00FB1623">
        <w:rPr>
          <w:rFonts w:ascii="Times New Roman" w:hAnsi="Times New Roman" w:cs="Times New Roman"/>
          <w:sz w:val="24"/>
          <w:szCs w:val="24"/>
          <w:u w:val="none"/>
        </w:rPr>
        <w:t>Bursar’s Office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Enrollment Services 336</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x2100</w:t>
      </w:r>
      <w:bookmarkEnd w:id="55"/>
    </w:p>
    <w:p w:rsidR="00657BED" w:rsidRPr="00FB1623" w:rsidRDefault="00657BED" w:rsidP="007C0A56"/>
    <w:p w:rsidR="00657BED" w:rsidRPr="00FB1623" w:rsidRDefault="00657BED" w:rsidP="007C0A56">
      <w:r w:rsidRPr="00FB1623">
        <w:tab/>
      </w:r>
      <w:hyperlink r:id="rId87" w:history="1">
        <w:r w:rsidRPr="00FB1623">
          <w:rPr>
            <w:rStyle w:val="Hyperlink"/>
          </w:rPr>
          <w:t>www.towson.edu/adminfinance/fiscalplanning/bursar</w:t>
        </w:r>
      </w:hyperlink>
    </w:p>
    <w:p w:rsidR="00657BED" w:rsidRPr="00FB1623" w:rsidRDefault="00657BED" w:rsidP="007C0A56">
      <w:pPr>
        <w:ind w:left="720"/>
      </w:pPr>
      <w:r w:rsidRPr="00FB1623">
        <w:t xml:space="preserve">This office is primarily responsible for student billing, student account maintenance, disbursement of student loan and rebate checks, refund processing, tuition remission, and delinquent account collections.  </w:t>
      </w:r>
      <w:r w:rsidRPr="00FB1623">
        <w:lastRenderedPageBreak/>
        <w:t xml:space="preserve">Payments on accounts may be made in person or by mail.  Personal/business checks, VISA, and MasterCard are accepted methods of payment.  Cash is accepted at the cashier’s window. </w:t>
      </w:r>
    </w:p>
    <w:p w:rsidR="00657BED" w:rsidRDefault="00657BED" w:rsidP="007C0A56">
      <w:pPr>
        <w:rPr>
          <w:b/>
        </w:rPr>
      </w:pPr>
    </w:p>
    <w:p w:rsidR="00657BED" w:rsidRPr="00FB1623" w:rsidRDefault="00657BED" w:rsidP="007C0A56">
      <w:pPr>
        <w:pStyle w:val="Heading2"/>
        <w:rPr>
          <w:rFonts w:ascii="Times New Roman" w:hAnsi="Times New Roman" w:cs="Times New Roman"/>
          <w:sz w:val="24"/>
          <w:szCs w:val="24"/>
          <w:u w:val="none"/>
        </w:rPr>
      </w:pPr>
      <w:bookmarkStart w:id="56" w:name="_Toc272398373"/>
      <w:r w:rsidRPr="00FB1623">
        <w:rPr>
          <w:rFonts w:ascii="Times New Roman" w:hAnsi="Times New Roman" w:cs="Times New Roman"/>
          <w:sz w:val="24"/>
          <w:szCs w:val="24"/>
          <w:u w:val="none"/>
        </w:rPr>
        <w:t>Career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7800 York Road 206</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x2233</w:t>
      </w:r>
      <w:bookmarkEnd w:id="56"/>
    </w:p>
    <w:p w:rsidR="00657BED" w:rsidRPr="00FB1623" w:rsidRDefault="00657BED" w:rsidP="007C0A56"/>
    <w:p w:rsidR="00657BED" w:rsidRPr="00FB1623" w:rsidRDefault="00657BED" w:rsidP="007C0A56">
      <w:r w:rsidRPr="00FB1623">
        <w:tab/>
      </w:r>
      <w:hyperlink r:id="rId88" w:history="1">
        <w:r w:rsidRPr="00FB1623">
          <w:rPr>
            <w:rStyle w:val="Hyperlink"/>
          </w:rPr>
          <w:t>www.towson.edu/careercenter</w:t>
        </w:r>
      </w:hyperlink>
    </w:p>
    <w:p w:rsidR="00657BED" w:rsidRPr="00FB1623" w:rsidRDefault="00657BED" w:rsidP="007C0A56">
      <w:pPr>
        <w:ind w:left="720"/>
      </w:pPr>
      <w:r w:rsidRPr="00FB1623">
        <w:t xml:space="preserve">The mission of The Career Center at Towson University is to provide resources and services that empower students and alumni to learn life long career development skills.  The center has the following services:  individual career advising appointments, internship program, workshops, job listings, career resource library and computer lab, on-campus recruiting interviews, job fairs, and student employment. </w:t>
      </w:r>
    </w:p>
    <w:p w:rsidR="00657BED" w:rsidRPr="00FB1623" w:rsidRDefault="00657BED" w:rsidP="007C0A56"/>
    <w:p w:rsidR="00C257E7" w:rsidRPr="00FB1623" w:rsidRDefault="00C257E7" w:rsidP="00C257E7">
      <w:pPr>
        <w:pStyle w:val="Heading2"/>
        <w:rPr>
          <w:rFonts w:ascii="Times New Roman" w:hAnsi="Times New Roman" w:cs="Times New Roman"/>
          <w:sz w:val="24"/>
          <w:szCs w:val="24"/>
          <w:u w:val="none"/>
        </w:rPr>
      </w:pPr>
      <w:bookmarkStart w:id="57" w:name="_Toc272398374"/>
      <w:r>
        <w:rPr>
          <w:rFonts w:ascii="Times New Roman" w:hAnsi="Times New Roman" w:cs="Times New Roman"/>
          <w:sz w:val="24"/>
          <w:szCs w:val="24"/>
          <w:u w:val="none"/>
        </w:rPr>
        <w:t>Campus Safety- Escort Program</w:t>
      </w:r>
      <w:r w:rsidRPr="00FB1623">
        <w:rPr>
          <w:rFonts w:ascii="Times New Roman" w:hAnsi="Times New Roman" w:cs="Times New Roman"/>
          <w:sz w:val="24"/>
          <w:szCs w:val="24"/>
          <w:u w:val="none"/>
        </w:rPr>
        <w:t xml:space="preserve">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Pr>
          <w:rFonts w:ascii="Times New Roman" w:hAnsi="Times New Roman" w:cs="Times New Roman"/>
          <w:sz w:val="24"/>
          <w:szCs w:val="24"/>
          <w:u w:val="none"/>
        </w:rPr>
        <w:t>University Police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x7233</w:t>
      </w:r>
      <w:bookmarkEnd w:id="57"/>
    </w:p>
    <w:p w:rsidR="00C257E7" w:rsidRPr="00FB1623" w:rsidRDefault="00C257E7" w:rsidP="00C257E7">
      <w:r w:rsidRPr="00FB1623">
        <w:t xml:space="preserve"> </w:t>
      </w:r>
    </w:p>
    <w:p w:rsidR="00C257E7" w:rsidRDefault="00C257E7" w:rsidP="00C257E7">
      <w:r w:rsidRPr="00FB1623">
        <w:tab/>
      </w:r>
      <w:hyperlink r:id="rId89" w:history="1">
        <w:r w:rsidRPr="005A0183">
          <w:rPr>
            <w:rStyle w:val="Hyperlink"/>
          </w:rPr>
          <w:t>http://wwwnew.towson.edu/adminfinance/facilities/police/campusescort.asp</w:t>
        </w:r>
      </w:hyperlink>
    </w:p>
    <w:p w:rsidR="00C257E7" w:rsidRPr="00FB1623" w:rsidRDefault="00C257E7" w:rsidP="00963EE6">
      <w:pPr>
        <w:ind w:left="720"/>
      </w:pPr>
      <w:r w:rsidRPr="00FB1623">
        <w:t xml:space="preserve">The University provides Escort Service from sunset to sunrise. </w:t>
      </w:r>
      <w:r w:rsidR="00963EE6">
        <w:t>Campus escort programs aim to improve the safety of individuals traveling alone on campus at night. </w:t>
      </w:r>
    </w:p>
    <w:p w:rsidR="00C257E7" w:rsidRPr="00FB1623" w:rsidRDefault="00C257E7" w:rsidP="00C257E7"/>
    <w:p w:rsidR="00657BED" w:rsidRPr="00FB1623" w:rsidRDefault="00657BED" w:rsidP="007C0A56">
      <w:pPr>
        <w:pStyle w:val="Heading2"/>
        <w:rPr>
          <w:rFonts w:ascii="Times New Roman" w:hAnsi="Times New Roman" w:cs="Times New Roman"/>
          <w:sz w:val="24"/>
          <w:szCs w:val="24"/>
          <w:u w:val="none"/>
        </w:rPr>
      </w:pPr>
      <w:bookmarkStart w:id="58" w:name="_Toc272398375"/>
      <w:r w:rsidRPr="00FB1623">
        <w:rPr>
          <w:rFonts w:ascii="Times New Roman" w:hAnsi="Times New Roman" w:cs="Times New Roman"/>
          <w:sz w:val="24"/>
          <w:szCs w:val="24"/>
          <w:u w:val="none"/>
        </w:rPr>
        <w:t>Center for Student Diversity</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313</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x2051</w:t>
      </w:r>
      <w:bookmarkEnd w:id="58"/>
    </w:p>
    <w:p w:rsidR="00657BED" w:rsidRPr="00FB1623" w:rsidRDefault="00657BED" w:rsidP="007C0A56"/>
    <w:p w:rsidR="00657BED" w:rsidRPr="00FB1623" w:rsidRDefault="00657BED" w:rsidP="007C0A56">
      <w:r w:rsidRPr="00FB1623">
        <w:tab/>
      </w:r>
      <w:hyperlink r:id="rId90" w:history="1">
        <w:r w:rsidRPr="00FB1623">
          <w:rPr>
            <w:rStyle w:val="Hyperlink"/>
          </w:rPr>
          <w:t>www.towson.edu/diversity</w:t>
        </w:r>
      </w:hyperlink>
      <w:r w:rsidRPr="00FB1623">
        <w:t xml:space="preserve"> </w:t>
      </w:r>
    </w:p>
    <w:p w:rsidR="00657BED" w:rsidRPr="00FB1623" w:rsidRDefault="00657BED" w:rsidP="007C0A56">
      <w:pPr>
        <w:ind w:left="720"/>
      </w:pPr>
      <w:r w:rsidRPr="00FB1623">
        <w:t xml:space="preserve">The Center for Student Diversity (CSD) provides intellectual and cultural enrichment programs and services that build community and create civility.  Its purpose is to develop an inclusive, supportive environment where students can meet their scholastic objectives seamlessly. </w:t>
      </w:r>
    </w:p>
    <w:p w:rsidR="00657BED" w:rsidRPr="00FB1623" w:rsidRDefault="00657BED" w:rsidP="007C0A56">
      <w:pPr>
        <w:rPr>
          <w:b/>
        </w:rPr>
      </w:pPr>
    </w:p>
    <w:p w:rsidR="00657BED" w:rsidRPr="00FB1623" w:rsidRDefault="00657BED" w:rsidP="007C0A56">
      <w:pPr>
        <w:pStyle w:val="Heading2"/>
        <w:rPr>
          <w:rFonts w:ascii="Times New Roman" w:hAnsi="Times New Roman" w:cs="Times New Roman"/>
          <w:sz w:val="24"/>
          <w:szCs w:val="24"/>
          <w:u w:val="none"/>
        </w:rPr>
      </w:pPr>
      <w:bookmarkStart w:id="59" w:name="_Toc272398376"/>
      <w:r w:rsidRPr="00FB1623">
        <w:rPr>
          <w:rFonts w:ascii="Times New Roman" w:hAnsi="Times New Roman" w:cs="Times New Roman"/>
          <w:sz w:val="24"/>
          <w:szCs w:val="24"/>
          <w:u w:val="none"/>
        </w:rPr>
        <w:t>Change of Address, Name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Towson Online Services</w:t>
      </w:r>
      <w:bookmarkEnd w:id="59"/>
      <w:r w:rsidRPr="00FB1623">
        <w:rPr>
          <w:rFonts w:ascii="Times New Roman" w:hAnsi="Times New Roman" w:cs="Times New Roman"/>
          <w:sz w:val="24"/>
          <w:szCs w:val="24"/>
          <w:u w:val="none"/>
        </w:rPr>
        <w:t xml:space="preserve"> </w:t>
      </w:r>
    </w:p>
    <w:p w:rsidR="00657BED" w:rsidRPr="00FB1623" w:rsidRDefault="00657BED" w:rsidP="007C0A56"/>
    <w:p w:rsidR="00657BED" w:rsidRPr="00FB1623" w:rsidRDefault="00B0536E" w:rsidP="007C0A56">
      <w:pPr>
        <w:ind w:left="720"/>
      </w:pPr>
      <w:hyperlink r:id="rId91" w:history="1">
        <w:r w:rsidR="00657BED" w:rsidRPr="00FB1623">
          <w:rPr>
            <w:rStyle w:val="Hyperlink"/>
          </w:rPr>
          <w:t>https://inside.towson.edu/psLogin/</w:t>
        </w:r>
      </w:hyperlink>
    </w:p>
    <w:p w:rsidR="00657BED" w:rsidRPr="00FB1623" w:rsidRDefault="00657BED" w:rsidP="007C0A56">
      <w:pPr>
        <w:ind w:left="720"/>
      </w:pPr>
      <w:r w:rsidRPr="00FB1623">
        <w:t xml:space="preserve">Forms to effect a change of name or address are available online through Towson Online Services.  Once the student is registered at Towson, they are able to sign onto the system and update personal contact information.    </w:t>
      </w:r>
    </w:p>
    <w:p w:rsidR="00657BED" w:rsidRPr="00FB1623" w:rsidRDefault="00657BED" w:rsidP="007C0A56"/>
    <w:p w:rsidR="00657BED" w:rsidRPr="00FB1623" w:rsidRDefault="00657BED" w:rsidP="007C0A56">
      <w:pPr>
        <w:pStyle w:val="Heading2"/>
        <w:rPr>
          <w:rFonts w:ascii="Times New Roman" w:hAnsi="Times New Roman" w:cs="Times New Roman"/>
          <w:sz w:val="24"/>
          <w:szCs w:val="24"/>
          <w:u w:val="none"/>
        </w:rPr>
      </w:pPr>
      <w:bookmarkStart w:id="60" w:name="_Toc272398377"/>
      <w:r w:rsidRPr="00FB1623">
        <w:rPr>
          <w:rFonts w:ascii="Times New Roman" w:hAnsi="Times New Roman" w:cs="Times New Roman"/>
          <w:sz w:val="24"/>
          <w:szCs w:val="24"/>
          <w:u w:val="none"/>
        </w:rPr>
        <w:t>Change of Grade/ Incomplete Form</w:t>
      </w:r>
      <w:bookmarkEnd w:id="60"/>
    </w:p>
    <w:p w:rsidR="00657BED" w:rsidRPr="00FB1623" w:rsidRDefault="00657BED" w:rsidP="007C0A56">
      <w:pPr>
        <w:rPr>
          <w:b/>
        </w:rPr>
      </w:pPr>
    </w:p>
    <w:p w:rsidR="00657BED" w:rsidRPr="00FB1623" w:rsidRDefault="00657BED" w:rsidP="007C0A56">
      <w:pPr>
        <w:ind w:left="720"/>
      </w:pPr>
      <w:r w:rsidRPr="00FB1623">
        <w:t>Students who, for documental reasons, are unable to complete course requirements within the semester or term may, in agreement wit</w:t>
      </w:r>
      <w:r w:rsidR="00963EE6">
        <w:t>h their instructors, receive an</w:t>
      </w:r>
      <w:r w:rsidRPr="00FB1623">
        <w:t xml:space="preserve"> incomplete (I) grade for a course.  Once the course work has been completed in accordance with university grading policy, faculty obtains a Change of Grade/Incomplete form from the department chair’s office and returns it to the department ch</w:t>
      </w:r>
      <w:r w:rsidR="00963EE6">
        <w:t>air for authorization.  The for</w:t>
      </w:r>
      <w:r w:rsidRPr="00FB1623">
        <w:t xml:space="preserve">m is then forwarded to the Records Office for processing.  This same process is followed to change other grades. Please refer to the </w:t>
      </w:r>
      <w:r w:rsidRPr="00FB1623">
        <w:rPr>
          <w:i/>
        </w:rPr>
        <w:t>Faculty Handbook</w:t>
      </w:r>
      <w:r w:rsidRPr="00FB1623">
        <w:t xml:space="preserve"> for further instructions.</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61" w:name="_Toc272398378"/>
      <w:r w:rsidRPr="00FB1623">
        <w:rPr>
          <w:rFonts w:ascii="Times New Roman" w:hAnsi="Times New Roman" w:cs="Times New Roman"/>
          <w:sz w:val="24"/>
          <w:szCs w:val="24"/>
          <w:u w:val="none"/>
        </w:rPr>
        <w:t>Clubs and Organizations</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t>University Union 217</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ab/>
        <w:t>x3307</w:t>
      </w:r>
      <w:bookmarkEnd w:id="61"/>
    </w:p>
    <w:p w:rsidR="00657BED" w:rsidRPr="00FB1623" w:rsidRDefault="00657BED" w:rsidP="007C0A56">
      <w:pPr>
        <w:rPr>
          <w:b/>
        </w:rPr>
      </w:pPr>
    </w:p>
    <w:p w:rsidR="00657BED" w:rsidRPr="00FB1623" w:rsidRDefault="00657BED" w:rsidP="007C0A56">
      <w:r w:rsidRPr="00FB1623">
        <w:tab/>
      </w:r>
      <w:hyperlink r:id="rId92" w:history="1">
        <w:r w:rsidRPr="00FB1623">
          <w:rPr>
            <w:rStyle w:val="Hyperlink"/>
          </w:rPr>
          <w:t>www.towson.edu/involvedtu</w:t>
        </w:r>
      </w:hyperlink>
    </w:p>
    <w:p w:rsidR="00657BED" w:rsidRPr="00FB1623" w:rsidRDefault="00657BED" w:rsidP="007C0A56">
      <w:pPr>
        <w:ind w:left="720"/>
      </w:pPr>
      <w:r w:rsidRPr="00FB1623">
        <w:t>Clubs and organizations are as varied as people’s interests.  Some groups are affiliated with academic departments as interest groups or honor societies, some are linked to political or social causes, some exist to connect students to their intended profession, and some bring together students who share a background or common value</w:t>
      </w:r>
      <w:r w:rsidR="00963EE6">
        <w:t>(</w:t>
      </w:r>
      <w:r w:rsidRPr="00FB1623">
        <w:t>s</w:t>
      </w:r>
      <w:r w:rsidR="00963EE6">
        <w:t>)</w:t>
      </w:r>
      <w:r w:rsidRPr="00FB1623">
        <w:t xml:space="preserve">. </w:t>
      </w:r>
    </w:p>
    <w:p w:rsidR="00657BED" w:rsidRPr="00FB1623" w:rsidRDefault="00657BED" w:rsidP="007C0A56">
      <w:pPr>
        <w:rPr>
          <w:b/>
        </w:rPr>
      </w:pPr>
    </w:p>
    <w:p w:rsidR="00963EE6" w:rsidRDefault="00963EE6">
      <w:pPr>
        <w:rPr>
          <w:b/>
          <w:bCs/>
        </w:rPr>
      </w:pPr>
      <w:r>
        <w:br w:type="page"/>
      </w:r>
    </w:p>
    <w:p w:rsidR="00657BED" w:rsidRPr="00FB1623" w:rsidRDefault="00657BED" w:rsidP="002C6F22">
      <w:pPr>
        <w:pStyle w:val="Heading2"/>
        <w:rPr>
          <w:rFonts w:ascii="Times New Roman" w:hAnsi="Times New Roman" w:cs="Times New Roman"/>
          <w:sz w:val="24"/>
          <w:szCs w:val="24"/>
          <w:u w:val="none"/>
        </w:rPr>
      </w:pPr>
      <w:bookmarkStart w:id="62" w:name="_Toc272398379"/>
      <w:r w:rsidRPr="00FB1623">
        <w:rPr>
          <w:rFonts w:ascii="Times New Roman" w:hAnsi="Times New Roman" w:cs="Times New Roman"/>
          <w:sz w:val="24"/>
          <w:szCs w:val="24"/>
          <w:u w:val="none"/>
        </w:rPr>
        <w:lastRenderedPageBreak/>
        <w:t>Commuter Association of TU</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217</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x3307</w:t>
      </w:r>
      <w:bookmarkEnd w:id="62"/>
    </w:p>
    <w:p w:rsidR="00657BED" w:rsidRPr="00FB1623" w:rsidRDefault="00657BED" w:rsidP="007C0A56">
      <w:pPr>
        <w:rPr>
          <w:b/>
        </w:rPr>
      </w:pPr>
    </w:p>
    <w:p w:rsidR="00657BED" w:rsidRPr="00FB1623" w:rsidRDefault="00657BED" w:rsidP="007C0A56">
      <w:r w:rsidRPr="00FB1623">
        <w:tab/>
      </w:r>
      <w:hyperlink r:id="rId93" w:history="1">
        <w:r w:rsidRPr="00FB1623">
          <w:rPr>
            <w:rStyle w:val="Hyperlink"/>
          </w:rPr>
          <w:t>www.towson.edu/studentactivities/commuters/Commuter%20Student%20organization.asp</w:t>
        </w:r>
      </w:hyperlink>
      <w:r w:rsidRPr="00FB1623">
        <w:t xml:space="preserve"> </w:t>
      </w:r>
    </w:p>
    <w:p w:rsidR="00657BED" w:rsidRPr="00FB1623" w:rsidRDefault="00657BED" w:rsidP="007C0A56">
      <w:pPr>
        <w:ind w:left="720"/>
      </w:pPr>
      <w:r w:rsidRPr="00FB1623">
        <w:t xml:space="preserve"> The Office of </w:t>
      </w:r>
      <w:r w:rsidR="00CE2160">
        <w:t>S</w:t>
      </w:r>
      <w:r w:rsidRPr="00FB1623">
        <w:t xml:space="preserve">tudent Activities promotes the involvement and participation of commuter students in all phases of University life.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63" w:name="_Toc272398380"/>
      <w:r w:rsidRPr="00FB1623">
        <w:rPr>
          <w:rFonts w:ascii="Times New Roman" w:hAnsi="Times New Roman" w:cs="Times New Roman"/>
          <w:sz w:val="24"/>
          <w:szCs w:val="24"/>
          <w:u w:val="none"/>
        </w:rPr>
        <w:t xml:space="preserve">Copies Plus Center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t>Cook Library Lobby</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x3254</w:t>
      </w:r>
      <w:bookmarkEnd w:id="63"/>
    </w:p>
    <w:p w:rsidR="00657BED" w:rsidRPr="00FB1623" w:rsidRDefault="00657BED" w:rsidP="007C0A56"/>
    <w:p w:rsidR="00657BED" w:rsidRPr="00FB1623" w:rsidRDefault="00657BED" w:rsidP="007C0A56">
      <w:pPr>
        <w:ind w:left="720"/>
      </w:pPr>
      <w:r w:rsidRPr="00FB1623">
        <w:t xml:space="preserve">The Center is equipped with two high-speed copiers, fax service, and school supplies.  It is open from 7 am to 3 pm Monday through Friday for faculty use and 7:30 am to 3:30 pm, Monday through Thursday for student use.  The Center also provides service for self-service copying machines on the second and third floors of the library and the change machine in the main lobby.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64" w:name="_Toc272398381"/>
      <w:r w:rsidRPr="00FB1623">
        <w:rPr>
          <w:rFonts w:ascii="Times New Roman" w:hAnsi="Times New Roman" w:cs="Times New Roman"/>
          <w:sz w:val="24"/>
          <w:szCs w:val="24"/>
          <w:u w:val="none"/>
        </w:rPr>
        <w:t>Counseling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t>Glen Esk</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x2512</w:t>
      </w:r>
      <w:bookmarkEnd w:id="64"/>
    </w:p>
    <w:p w:rsidR="00657BED" w:rsidRPr="00FB1623" w:rsidRDefault="00657BED" w:rsidP="007C0A56">
      <w:pPr>
        <w:rPr>
          <w:b/>
        </w:rPr>
      </w:pPr>
    </w:p>
    <w:p w:rsidR="00657BED" w:rsidRPr="00FB1623" w:rsidRDefault="00657BED" w:rsidP="007C0A56">
      <w:r w:rsidRPr="00FB1623">
        <w:tab/>
      </w:r>
      <w:hyperlink r:id="rId94" w:history="1">
        <w:r w:rsidRPr="00FB1623">
          <w:rPr>
            <w:rStyle w:val="Hyperlink"/>
          </w:rPr>
          <w:t>www.towson.edu/counseling/</w:t>
        </w:r>
      </w:hyperlink>
      <w:r w:rsidRPr="00FB1623">
        <w:t xml:space="preserve"> </w:t>
      </w:r>
    </w:p>
    <w:p w:rsidR="00657BED" w:rsidRPr="00FB1623" w:rsidRDefault="00657BED" w:rsidP="007C0A56">
      <w:pPr>
        <w:ind w:left="720"/>
      </w:pPr>
      <w:r w:rsidRPr="00FB1623">
        <w:t>The Counseling Center offers, by appointment, individualized help with personal, social, and career-related problems.  Students can also participate in programs and workshops on various topics.</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65" w:name="_Toc272398382"/>
      <w:r w:rsidRPr="00FB1623">
        <w:rPr>
          <w:rFonts w:ascii="Times New Roman" w:hAnsi="Times New Roman" w:cs="Times New Roman"/>
          <w:sz w:val="24"/>
          <w:szCs w:val="24"/>
          <w:u w:val="none"/>
        </w:rPr>
        <w:t xml:space="preserve">Credit for Prior Learning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t>Enrollment Services 231</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ab/>
        <w:t>x2471</w:t>
      </w:r>
      <w:bookmarkEnd w:id="65"/>
    </w:p>
    <w:p w:rsidR="00657BED" w:rsidRPr="00FB1623" w:rsidRDefault="00657BED" w:rsidP="007C0A56"/>
    <w:p w:rsidR="00657BED" w:rsidRPr="00FB1623" w:rsidRDefault="00657BED" w:rsidP="007C0A56">
      <w:r w:rsidRPr="00FB1623">
        <w:tab/>
      </w:r>
      <w:hyperlink r:id="rId95" w:history="1">
        <w:r w:rsidRPr="00FB1623">
          <w:rPr>
            <w:rStyle w:val="Hyperlink"/>
          </w:rPr>
          <w:t>www.towson.edu/registrar/CLEP</w:t>
        </w:r>
      </w:hyperlink>
    </w:p>
    <w:p w:rsidR="00657BED" w:rsidRPr="00FB1623" w:rsidRDefault="00657BED" w:rsidP="007C0A56">
      <w:pPr>
        <w:ind w:left="720"/>
      </w:pPr>
      <w:r w:rsidRPr="00FB1623">
        <w:t xml:space="preserve">The Office for Non-Traditional </w:t>
      </w:r>
      <w:r w:rsidR="00CE2160">
        <w:t>U</w:t>
      </w:r>
      <w:r w:rsidRPr="00FB1623">
        <w:t xml:space="preserve">ndergraduate Programs sponsors a Credit for Prior Learning Program through which a student may receive up to 45 credit hours for what has been previously learned through non-college studies or experience.  Participating departments offer credit for prior learning using several formats:  CLEP tests, Departmental exams, Portfolio assessment, Individualized appraisal, and Military course evaluation. </w:t>
      </w:r>
    </w:p>
    <w:p w:rsidR="00657BED" w:rsidRPr="00FB1623" w:rsidRDefault="00657BED" w:rsidP="002C6F22">
      <w:pPr>
        <w:pStyle w:val="Heading2"/>
        <w:rPr>
          <w:rFonts w:ascii="Times New Roman" w:hAnsi="Times New Roman" w:cs="Times New Roman"/>
          <w:sz w:val="24"/>
          <w:szCs w:val="24"/>
          <w:u w:val="none"/>
        </w:rPr>
      </w:pPr>
    </w:p>
    <w:p w:rsidR="00657BED" w:rsidRPr="00FB1623" w:rsidRDefault="00657BED" w:rsidP="002C6F22">
      <w:pPr>
        <w:pStyle w:val="Heading2"/>
        <w:rPr>
          <w:rFonts w:ascii="Times New Roman" w:hAnsi="Times New Roman" w:cs="Times New Roman"/>
          <w:sz w:val="24"/>
          <w:szCs w:val="24"/>
          <w:u w:val="none"/>
        </w:rPr>
      </w:pPr>
      <w:bookmarkStart w:id="66" w:name="_Toc272398383"/>
      <w:r w:rsidRPr="00FB1623">
        <w:rPr>
          <w:rFonts w:ascii="Times New Roman" w:hAnsi="Times New Roman" w:cs="Times New Roman"/>
          <w:sz w:val="24"/>
          <w:szCs w:val="24"/>
          <w:u w:val="none"/>
        </w:rPr>
        <w:t>Dean’s List</w:t>
      </w:r>
      <w:bookmarkEnd w:id="66"/>
    </w:p>
    <w:p w:rsidR="00657BED" w:rsidRPr="00FB1623" w:rsidRDefault="00657BED" w:rsidP="007C0A56"/>
    <w:p w:rsidR="00657BED" w:rsidRPr="00FB1623" w:rsidRDefault="00657BED" w:rsidP="007C0A56">
      <w:pPr>
        <w:ind w:left="720"/>
      </w:pPr>
      <w:r w:rsidRPr="00FB1623">
        <w:t xml:space="preserve">Degree candidates who complete a minimum of 12 calculable semester hours with a semester average of 3.50 of higher will earn Dean’s List honors.  The notation of honors will appear on the permanent academic record.  This honor is also available to part-time students who attain 12 hours of 3.50-level work during the academic year.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67" w:name="_Toc272398384"/>
      <w:r w:rsidRPr="00FB1623">
        <w:rPr>
          <w:rFonts w:ascii="Times New Roman" w:hAnsi="Times New Roman" w:cs="Times New Roman"/>
          <w:sz w:val="24"/>
          <w:szCs w:val="24"/>
          <w:u w:val="none"/>
        </w:rPr>
        <w:t>Declaring a Major (see “Screened Majors”)</w:t>
      </w:r>
      <w:bookmarkEnd w:id="67"/>
    </w:p>
    <w:p w:rsidR="00657BED" w:rsidRPr="00FB1623" w:rsidRDefault="00657BED" w:rsidP="007C0A56">
      <w:r w:rsidRPr="00FB1623">
        <w:tab/>
      </w:r>
    </w:p>
    <w:p w:rsidR="00657BED" w:rsidRPr="00FB1623" w:rsidRDefault="00B0536E" w:rsidP="007C0A56">
      <w:pPr>
        <w:ind w:firstLine="720"/>
      </w:pPr>
      <w:hyperlink r:id="rId96" w:history="1">
        <w:r w:rsidR="00657BED" w:rsidRPr="00FB1623">
          <w:rPr>
            <w:rStyle w:val="Hyperlink"/>
          </w:rPr>
          <w:t>www.towson.edu/registrar/changingmajor.asp</w:t>
        </w:r>
      </w:hyperlink>
      <w:r w:rsidR="00657BED" w:rsidRPr="00FB1623">
        <w:t xml:space="preserve"> </w:t>
      </w:r>
    </w:p>
    <w:p w:rsidR="00657BED" w:rsidRPr="00FB1623" w:rsidRDefault="00657BED" w:rsidP="007C0A56">
      <w:pPr>
        <w:ind w:left="720"/>
      </w:pPr>
      <w:r w:rsidRPr="00FB1623">
        <w:t xml:space="preserve">Students who wish to elect a particular major program must go online to complete a Change of Major/Minor Form (also serves as a Declaration of Major forum since students are often “pre” before accepted to their major).  This form also allows students to delete a previous major or add/delete a minor.  </w:t>
      </w:r>
    </w:p>
    <w:p w:rsidR="00657BED" w:rsidRPr="00FB1623" w:rsidRDefault="00657BED" w:rsidP="002C6F22">
      <w:pPr>
        <w:pStyle w:val="Heading2"/>
        <w:rPr>
          <w:rFonts w:ascii="Times New Roman" w:hAnsi="Times New Roman" w:cs="Times New Roman"/>
          <w:sz w:val="24"/>
          <w:szCs w:val="24"/>
          <w:u w:val="none"/>
        </w:rPr>
      </w:pPr>
    </w:p>
    <w:p w:rsidR="00657BED" w:rsidRPr="00FB1623" w:rsidRDefault="00657BED" w:rsidP="002C6F22">
      <w:pPr>
        <w:pStyle w:val="Heading2"/>
        <w:rPr>
          <w:rFonts w:ascii="Times New Roman" w:hAnsi="Times New Roman" w:cs="Times New Roman"/>
          <w:sz w:val="24"/>
          <w:szCs w:val="24"/>
        </w:rPr>
      </w:pPr>
      <w:bookmarkStart w:id="68" w:name="_Toc272398385"/>
      <w:r w:rsidRPr="00FB1623">
        <w:rPr>
          <w:rFonts w:ascii="Times New Roman" w:hAnsi="Times New Roman" w:cs="Times New Roman"/>
          <w:sz w:val="24"/>
          <w:szCs w:val="24"/>
          <w:u w:val="none"/>
        </w:rPr>
        <w:t xml:space="preserve">Deferred </w:t>
      </w:r>
      <w:r w:rsidRPr="00750185">
        <w:rPr>
          <w:rFonts w:ascii="Times New Roman" w:hAnsi="Times New Roman" w:cs="Times New Roman"/>
          <w:sz w:val="24"/>
          <w:szCs w:val="24"/>
          <w:u w:val="none"/>
        </w:rPr>
        <w:t>Payment Plan</w:t>
      </w:r>
      <w:bookmarkEnd w:id="68"/>
      <w:r w:rsidRPr="00750185">
        <w:rPr>
          <w:rFonts w:ascii="Times New Roman" w:hAnsi="Times New Roman" w:cs="Times New Roman"/>
          <w:sz w:val="24"/>
          <w:szCs w:val="24"/>
          <w:u w:val="none"/>
        </w:rPr>
        <w:tab/>
      </w:r>
      <w:r w:rsidRPr="00750185">
        <w:rPr>
          <w:rFonts w:ascii="Times New Roman" w:hAnsi="Times New Roman" w:cs="Times New Roman"/>
          <w:sz w:val="24"/>
          <w:szCs w:val="24"/>
          <w:u w:val="none"/>
        </w:rPr>
        <w:tab/>
      </w:r>
      <w:r w:rsidRPr="00750185">
        <w:rPr>
          <w:rFonts w:ascii="Times New Roman" w:hAnsi="Times New Roman" w:cs="Times New Roman"/>
          <w:sz w:val="24"/>
          <w:szCs w:val="24"/>
          <w:u w:val="none"/>
        </w:rPr>
        <w:tab/>
      </w:r>
    </w:p>
    <w:p w:rsidR="00657BED" w:rsidRPr="00FB1623" w:rsidRDefault="00657BED" w:rsidP="007C0A56"/>
    <w:p w:rsidR="00657BED" w:rsidRPr="00FB1623" w:rsidRDefault="00B0536E" w:rsidP="007C0A56">
      <w:pPr>
        <w:ind w:left="720"/>
      </w:pPr>
      <w:hyperlink r:id="rId97" w:history="1">
        <w:r w:rsidR="00657BED" w:rsidRPr="00FB1623">
          <w:rPr>
            <w:rStyle w:val="Hyperlink"/>
          </w:rPr>
          <w:t>http://www.towson.edu/adminfinance/fiscalplanning/bursar/paymentinformation/tuitionpaypaymentplan.asp</w:t>
        </w:r>
      </w:hyperlink>
    </w:p>
    <w:p w:rsidR="00657BED" w:rsidRPr="00FB1623" w:rsidRDefault="00657BED" w:rsidP="007C0A56">
      <w:pPr>
        <w:ind w:left="720"/>
        <w:rPr>
          <w:b/>
        </w:rPr>
      </w:pPr>
      <w:r w:rsidRPr="00FB1623">
        <w:t xml:space="preserve">The university offers a payment plan through a third party partner, Nelnet/e-Cashier.  This payment plan allows students to enroll in a monthly payment plan to meet the cost of tuition, mandatory university fees, SGA fees, meal plans and on-campus university housing for each term.  Please note that the </w:t>
      </w:r>
      <w:r w:rsidRPr="00FB1623">
        <w:lastRenderedPageBreak/>
        <w:t xml:space="preserve">Millennium Hall, Paca and Tubman Houses cannot be included in </w:t>
      </w:r>
      <w:r w:rsidR="00CE2160">
        <w:t>a</w:t>
      </w:r>
      <w:r w:rsidRPr="00FB1623">
        <w:t xml:space="preserve"> payment plan.  Nelnet/eCashier is not affiliated with the university and does not act as the university’s agent.</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69" w:name="_Toc272398386"/>
      <w:r w:rsidRPr="00FB1623">
        <w:rPr>
          <w:rFonts w:ascii="Times New Roman" w:hAnsi="Times New Roman" w:cs="Times New Roman"/>
          <w:sz w:val="24"/>
          <w:szCs w:val="24"/>
          <w:u w:val="none"/>
        </w:rPr>
        <w:t xml:space="preserve">Dining Points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118</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x2284</w:t>
      </w:r>
      <w:bookmarkEnd w:id="69"/>
    </w:p>
    <w:p w:rsidR="00657BED" w:rsidRPr="00FB1623" w:rsidRDefault="00657BED" w:rsidP="007C0A56"/>
    <w:p w:rsidR="00657BED" w:rsidRPr="00FB1623" w:rsidRDefault="00657BED" w:rsidP="007C0A56">
      <w:r w:rsidRPr="00FB1623">
        <w:tab/>
      </w:r>
      <w:hyperlink r:id="rId98" w:history="1">
        <w:r w:rsidRPr="00FB1623">
          <w:rPr>
            <w:rStyle w:val="Hyperlink"/>
          </w:rPr>
          <w:t>https://services.jsatech.com/index.php?cid=11</w:t>
        </w:r>
      </w:hyperlink>
    </w:p>
    <w:p w:rsidR="00657BED" w:rsidRPr="00FB1623" w:rsidRDefault="00657BED" w:rsidP="007C0A56">
      <w:pPr>
        <w:ind w:left="720"/>
      </w:pPr>
      <w:r w:rsidRPr="00FB1623">
        <w:t xml:space="preserve">This is a debit account, operating off the TU OneCard, for the purchase of food from Dining Services locations.  Dining Services offers fifteen different campus-dining locations for students to use their meal plan.  Should students run out of dining points, they may add additional points at any time on the OneCard website.  Dining points are available to students, faculty, and staff. </w:t>
      </w:r>
      <w:r w:rsidRPr="00FB1623">
        <w:br/>
      </w:r>
    </w:p>
    <w:p w:rsidR="00657BED" w:rsidRPr="00FB1623" w:rsidRDefault="00657BED" w:rsidP="002C6F22">
      <w:pPr>
        <w:pStyle w:val="Heading2"/>
        <w:rPr>
          <w:rFonts w:ascii="Times New Roman" w:hAnsi="Times New Roman" w:cs="Times New Roman"/>
          <w:sz w:val="24"/>
          <w:szCs w:val="24"/>
          <w:u w:val="none"/>
        </w:rPr>
      </w:pPr>
      <w:bookmarkStart w:id="70" w:name="_Toc272398387"/>
      <w:r w:rsidRPr="00FB1623">
        <w:rPr>
          <w:rFonts w:ascii="Times New Roman" w:hAnsi="Times New Roman" w:cs="Times New Roman"/>
          <w:sz w:val="24"/>
          <w:szCs w:val="24"/>
          <w:u w:val="none"/>
        </w:rPr>
        <w:t xml:space="preserve">Dining Services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200A</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x2302</w:t>
      </w:r>
      <w:bookmarkEnd w:id="70"/>
    </w:p>
    <w:p w:rsidR="00657BED" w:rsidRPr="00FB1623" w:rsidRDefault="00657BED" w:rsidP="007C0A56"/>
    <w:p w:rsidR="00657BED" w:rsidRPr="00FB1623" w:rsidRDefault="00657BED" w:rsidP="007C0A56">
      <w:r w:rsidRPr="00FB1623">
        <w:tab/>
      </w:r>
      <w:hyperlink r:id="rId99" w:history="1">
        <w:r w:rsidRPr="00FB1623">
          <w:rPr>
            <w:rStyle w:val="Hyperlink"/>
          </w:rPr>
          <w:t>www.towson.edu/adminfinance/auxservices/dining</w:t>
        </w:r>
      </w:hyperlink>
    </w:p>
    <w:p w:rsidR="00657BED" w:rsidRDefault="00657BED" w:rsidP="00CE2160">
      <w:pPr>
        <w:ind w:left="720"/>
      </w:pPr>
      <w:r w:rsidRPr="00FB1623">
        <w:t xml:space="preserve">Dining Services </w:t>
      </w:r>
      <w:r w:rsidR="00CE2160">
        <w:t>has 13 locations (two all-you-care-to-eat dining facilities, nine a-la-carte and two convenience stores) and menu options ranging from traditional favorites to vegetarian, kosher and halal cuisine. They also offer an array of healthy options through our Balanced Choices nutrition program.</w:t>
      </w:r>
    </w:p>
    <w:p w:rsidR="00CE2160" w:rsidRPr="00FB1623" w:rsidRDefault="00CE2160" w:rsidP="00CE2160">
      <w:pPr>
        <w:ind w:left="720"/>
        <w:rPr>
          <w:b/>
        </w:rPr>
      </w:pPr>
    </w:p>
    <w:p w:rsidR="00657BED" w:rsidRPr="00FB1623" w:rsidRDefault="00657BED" w:rsidP="002C6F22">
      <w:pPr>
        <w:pStyle w:val="Heading2"/>
        <w:rPr>
          <w:rFonts w:ascii="Times New Roman" w:hAnsi="Times New Roman" w:cs="Times New Roman"/>
          <w:sz w:val="24"/>
          <w:szCs w:val="24"/>
          <w:u w:val="none"/>
        </w:rPr>
      </w:pPr>
      <w:bookmarkStart w:id="71" w:name="_Toc272398388"/>
      <w:r w:rsidRPr="00FB1623">
        <w:rPr>
          <w:rFonts w:ascii="Times New Roman" w:hAnsi="Times New Roman" w:cs="Times New Roman"/>
          <w:sz w:val="24"/>
          <w:szCs w:val="24"/>
          <w:u w:val="none"/>
        </w:rPr>
        <w:t xml:space="preserve">Disability Support Services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750185">
        <w:rPr>
          <w:rFonts w:ascii="Times New Roman" w:hAnsi="Times New Roman" w:cs="Times New Roman"/>
          <w:sz w:val="24"/>
          <w:szCs w:val="24"/>
          <w:u w:val="none"/>
        </w:rPr>
        <w:tab/>
        <w:t>Administration 232</w:t>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x2638</w:t>
      </w:r>
      <w:bookmarkEnd w:id="71"/>
    </w:p>
    <w:p w:rsidR="00657BED" w:rsidRPr="00FB1623" w:rsidRDefault="00657BED" w:rsidP="007C0A56"/>
    <w:p w:rsidR="00657BED" w:rsidRPr="00FB1623" w:rsidRDefault="00657BED" w:rsidP="007C0A56">
      <w:r w:rsidRPr="00FB1623">
        <w:tab/>
      </w:r>
      <w:hyperlink r:id="rId100" w:history="1">
        <w:r w:rsidRPr="00FB1623">
          <w:rPr>
            <w:rStyle w:val="Hyperlink"/>
          </w:rPr>
          <w:t>www.towson.edu/dss</w:t>
        </w:r>
      </w:hyperlink>
    </w:p>
    <w:p w:rsidR="00657BED" w:rsidRPr="00FB1623" w:rsidRDefault="00657BED" w:rsidP="007C0A56">
      <w:pPr>
        <w:ind w:left="720"/>
      </w:pPr>
      <w:r w:rsidRPr="00FB1623">
        <w:t xml:space="preserve">Towson University is committed to providing equal access to its programs and services for students with disabilities, in accordance with Section 504 of the Rehabilitation Act of 1973 and the Americans with Disabilities Act (ADA).  The university does not have a specially designed program for students with disabilities but instead offers an array of support servicers and accommodations that are coordinated by Disability Support Services.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72" w:name="_Toc272398389"/>
      <w:r w:rsidRPr="00FB1623">
        <w:rPr>
          <w:rFonts w:ascii="Times New Roman" w:hAnsi="Times New Roman" w:cs="Times New Roman"/>
          <w:sz w:val="24"/>
          <w:szCs w:val="24"/>
          <w:u w:val="none"/>
        </w:rPr>
        <w:t xml:space="preserve">Diversity </w:t>
      </w:r>
      <w:r w:rsidR="00750185">
        <w:rPr>
          <w:rFonts w:ascii="Times New Roman" w:hAnsi="Times New Roman" w:cs="Times New Roman"/>
          <w:sz w:val="24"/>
          <w:szCs w:val="24"/>
          <w:u w:val="none"/>
        </w:rPr>
        <w:t>&amp; Equal Opportunity, Office of</w:t>
      </w:r>
      <w:r w:rsidR="00750185">
        <w:rPr>
          <w:rFonts w:ascii="Times New Roman" w:hAnsi="Times New Roman" w:cs="Times New Roman"/>
          <w:sz w:val="24"/>
          <w:szCs w:val="24"/>
          <w:u w:val="none"/>
        </w:rPr>
        <w:tab/>
      </w:r>
      <w:r w:rsidR="001F7025">
        <w:rPr>
          <w:rFonts w:ascii="Times New Roman" w:hAnsi="Times New Roman" w:cs="Times New Roman"/>
          <w:sz w:val="24"/>
          <w:szCs w:val="24"/>
          <w:u w:val="none"/>
        </w:rPr>
        <w:tab/>
        <w:t>Administration 210</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750185">
        <w:rPr>
          <w:rFonts w:ascii="Times New Roman" w:hAnsi="Times New Roman" w:cs="Times New Roman"/>
          <w:sz w:val="24"/>
          <w:szCs w:val="24"/>
          <w:u w:val="none"/>
        </w:rPr>
        <w:tab/>
      </w:r>
      <w:r w:rsidRPr="00FB1623">
        <w:rPr>
          <w:rFonts w:ascii="Times New Roman" w:hAnsi="Times New Roman" w:cs="Times New Roman"/>
          <w:sz w:val="24"/>
          <w:szCs w:val="24"/>
          <w:u w:val="none"/>
        </w:rPr>
        <w:t>x2361</w:t>
      </w:r>
      <w:bookmarkEnd w:id="72"/>
    </w:p>
    <w:p w:rsidR="00657BED" w:rsidRPr="00FB1623" w:rsidRDefault="00657BED" w:rsidP="007C0A56"/>
    <w:p w:rsidR="00657BED" w:rsidRPr="00FB1623" w:rsidRDefault="00657BED" w:rsidP="007C0A56">
      <w:r w:rsidRPr="00FB1623">
        <w:tab/>
      </w:r>
      <w:hyperlink r:id="rId101" w:history="1">
        <w:r w:rsidRPr="00FB1623">
          <w:rPr>
            <w:rStyle w:val="Hyperlink"/>
          </w:rPr>
          <w:t>www.towson.edu/odeo</w:t>
        </w:r>
      </w:hyperlink>
    </w:p>
    <w:p w:rsidR="00657BED" w:rsidRPr="00FB1623" w:rsidRDefault="00657BED" w:rsidP="007C0A56">
      <w:pPr>
        <w:ind w:left="720"/>
      </w:pPr>
      <w:r w:rsidRPr="00FB1623">
        <w:t>Students and employees who feel they have been victimized by discrimination or unfair practices in education or employment should contact this office.  The Towson University office for Diversity and Equal Opportunity is available for questions concerning the complaint procedures.  The procedures for filing a complaint are included within each specific complaint policy.  Please reference the specific policy in order to fin</w:t>
      </w:r>
      <w:r w:rsidR="00CE2160">
        <w:t>d</w:t>
      </w:r>
      <w:r w:rsidRPr="00FB1623">
        <w:t xml:space="preserve"> the correct procedure.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73" w:name="_Toc272398390"/>
      <w:r w:rsidRPr="00FB1623">
        <w:rPr>
          <w:rFonts w:ascii="Times New Roman" w:hAnsi="Times New Roman" w:cs="Times New Roman"/>
          <w:sz w:val="24"/>
          <w:szCs w:val="24"/>
          <w:u w:val="none"/>
        </w:rPr>
        <w:t>Drop/Add Period</w:t>
      </w:r>
      <w:bookmarkEnd w:id="73"/>
    </w:p>
    <w:p w:rsidR="00657BED" w:rsidRPr="00FB1623" w:rsidRDefault="00657BED" w:rsidP="007C0A56">
      <w:pPr>
        <w:rPr>
          <w:b/>
        </w:rPr>
      </w:pPr>
    </w:p>
    <w:p w:rsidR="00657BED" w:rsidRPr="00FB1623" w:rsidRDefault="00B0536E" w:rsidP="007C0A56">
      <w:pPr>
        <w:ind w:left="720"/>
      </w:pPr>
      <w:hyperlink r:id="rId102" w:history="1">
        <w:r w:rsidR="00657BED" w:rsidRPr="00FB1623">
          <w:rPr>
            <w:rStyle w:val="Hyperlink"/>
          </w:rPr>
          <w:t>http://www.towson.edu/registrar/calendars/</w:t>
        </w:r>
      </w:hyperlink>
    </w:p>
    <w:p w:rsidR="00657BED" w:rsidRPr="00FB1623" w:rsidRDefault="00657BED" w:rsidP="007C0A56">
      <w:pPr>
        <w:ind w:left="720"/>
      </w:pPr>
      <w:r w:rsidRPr="00FB1623">
        <w:t xml:space="preserve">At the start of each semester, there is </w:t>
      </w:r>
      <w:r w:rsidR="00CE2160">
        <w:t xml:space="preserve">a </w:t>
      </w:r>
      <w:r w:rsidRPr="00FB1623">
        <w:t>one week period where students can change their schedule online.  During this period, courses dropped will not appear on a student’s transcript.  Check the dates on the Academic Calendar.</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74" w:name="_Toc272398391"/>
      <w:r w:rsidRPr="00FB1623">
        <w:rPr>
          <w:rFonts w:ascii="Times New Roman" w:hAnsi="Times New Roman" w:cs="Times New Roman"/>
          <w:sz w:val="24"/>
          <w:szCs w:val="24"/>
          <w:u w:val="none"/>
        </w:rPr>
        <w:t>Dupl</w:t>
      </w:r>
      <w:r w:rsidR="001F7025">
        <w:rPr>
          <w:rFonts w:ascii="Times New Roman" w:hAnsi="Times New Roman" w:cs="Times New Roman"/>
          <w:sz w:val="24"/>
          <w:szCs w:val="24"/>
          <w:u w:val="none"/>
        </w:rPr>
        <w:t>icate Social Security Numbers</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Enrollment Services 223</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x2471</w:t>
      </w:r>
      <w:bookmarkEnd w:id="74"/>
    </w:p>
    <w:p w:rsidR="00657BED" w:rsidRPr="00FB1623" w:rsidRDefault="00657BED" w:rsidP="007C0A56"/>
    <w:p w:rsidR="00657BED" w:rsidRPr="00FB1623" w:rsidRDefault="00657BED" w:rsidP="007C0A56">
      <w:pPr>
        <w:ind w:left="720"/>
      </w:pPr>
      <w:r w:rsidRPr="00FB1623">
        <w:t xml:space="preserve">Students who are listed under more than one social security number in the Student Information System (SIS) must complete a request form in Enrollment Services 223 to have pertinent information consolidated to the correct social security number.  Students must bring personal identification and any other relevant documentation.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75" w:name="_Toc272398392"/>
      <w:r w:rsidRPr="00FB1623">
        <w:rPr>
          <w:rFonts w:ascii="Times New Roman" w:hAnsi="Times New Roman" w:cs="Times New Roman"/>
          <w:sz w:val="24"/>
          <w:szCs w:val="24"/>
          <w:u w:val="none"/>
        </w:rPr>
        <w:lastRenderedPageBreak/>
        <w:t xml:space="preserve">English Language Center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Enrollment Services 206</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x2552</w:t>
      </w:r>
      <w:bookmarkEnd w:id="75"/>
    </w:p>
    <w:p w:rsidR="00657BED" w:rsidRPr="00FB1623" w:rsidRDefault="00657BED" w:rsidP="007C0A56"/>
    <w:p w:rsidR="00657BED" w:rsidRPr="00FB1623" w:rsidRDefault="00657BED" w:rsidP="007C0A56">
      <w:r w:rsidRPr="00FB1623">
        <w:tab/>
      </w:r>
      <w:hyperlink r:id="rId103" w:history="1">
        <w:r w:rsidRPr="00FB1623">
          <w:rPr>
            <w:rStyle w:val="Hyperlink"/>
          </w:rPr>
          <w:t>www.towson.edu/elc</w:t>
        </w:r>
      </w:hyperlink>
      <w:r w:rsidRPr="00FB1623">
        <w:t xml:space="preserve"> </w:t>
      </w:r>
    </w:p>
    <w:p w:rsidR="00657BED" w:rsidRPr="00FB1623" w:rsidRDefault="00657BED" w:rsidP="007C0A56">
      <w:pPr>
        <w:ind w:left="720"/>
      </w:pPr>
      <w:r w:rsidRPr="00FB1623">
        <w:t>ESOL provides placement in preparatory non</w:t>
      </w:r>
      <w:r w:rsidR="00CE2160">
        <w:t>-</w:t>
      </w:r>
      <w:r w:rsidRPr="00FB1623">
        <w:t>credit college writing courses designed for all non-native speakers of English admitted to the university.</w:t>
      </w:r>
    </w:p>
    <w:p w:rsidR="00657BED" w:rsidRPr="00FB1623" w:rsidRDefault="00657BED" w:rsidP="007C0A56">
      <w:pPr>
        <w:ind w:left="720"/>
      </w:pPr>
    </w:p>
    <w:p w:rsidR="00657BED" w:rsidRPr="00FB1623" w:rsidRDefault="00657BED" w:rsidP="007C0A56">
      <w:pPr>
        <w:ind w:left="720"/>
      </w:pPr>
      <w:r w:rsidRPr="00FB1623">
        <w:t>The ELC offers a comprehensive English language program that will strengthen your language skills, develop your cross-cultural awareness, and enrich your personal growth and development.  The ELC program is for students who want to pursue university study in the United States as well as for students who want to improve their English for employment purposes.  The ELC offers three programs of instruction each year, the fall and spring semesters are 15 weeks long and there is a 10-week summer session.</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76" w:name="_Toc272398393"/>
      <w:r w:rsidRPr="00FB1623">
        <w:rPr>
          <w:rFonts w:ascii="Times New Roman" w:hAnsi="Times New Roman" w:cs="Times New Roman"/>
          <w:sz w:val="24"/>
          <w:szCs w:val="24"/>
          <w:u w:val="none"/>
        </w:rPr>
        <w:t xml:space="preserve">Event and Conference Services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212</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x2315</w:t>
      </w:r>
      <w:bookmarkEnd w:id="76"/>
    </w:p>
    <w:p w:rsidR="00657BED" w:rsidRPr="00FB1623" w:rsidRDefault="00657BED" w:rsidP="007C0A56"/>
    <w:p w:rsidR="00657BED" w:rsidRPr="00FB1623" w:rsidRDefault="00B0536E" w:rsidP="007C0A56">
      <w:pPr>
        <w:ind w:left="720"/>
      </w:pPr>
      <w:hyperlink r:id="rId104" w:history="1">
        <w:r w:rsidR="00657BED" w:rsidRPr="00FB1623">
          <w:rPr>
            <w:rStyle w:val="Hyperlink"/>
          </w:rPr>
          <w:t>www.towson.edu/adminfinance/auzservices/eventconf</w:t>
        </w:r>
      </w:hyperlink>
    </w:p>
    <w:p w:rsidR="00657BED" w:rsidRPr="00FB1623" w:rsidRDefault="00657BED" w:rsidP="007C0A56">
      <w:pPr>
        <w:ind w:left="720"/>
      </w:pPr>
      <w:r w:rsidRPr="00FB1623">
        <w:t xml:space="preserve">This department coordinates meetings and conference needs, including non-academic room reservations, technical services, housing, and conference registration.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77" w:name="_Toc272398394"/>
      <w:r w:rsidRPr="00FB1623">
        <w:rPr>
          <w:rFonts w:ascii="Times New Roman" w:hAnsi="Times New Roman" w:cs="Times New Roman"/>
          <w:sz w:val="24"/>
          <w:szCs w:val="24"/>
          <w:u w:val="none"/>
        </w:rPr>
        <w:t>Family Educational Rights and Privacy Act of 1974 (Buckley Amendment)</w:t>
      </w:r>
      <w:bookmarkEnd w:id="77"/>
    </w:p>
    <w:p w:rsidR="00657BED" w:rsidRPr="00FB1623" w:rsidRDefault="00657BED" w:rsidP="002C6F22">
      <w:pPr>
        <w:pStyle w:val="Heading2"/>
        <w:rPr>
          <w:rFonts w:ascii="Times New Roman" w:hAnsi="Times New Roman" w:cs="Times New Roman"/>
          <w:sz w:val="24"/>
          <w:szCs w:val="24"/>
          <w:u w:val="none"/>
        </w:rPr>
      </w:pPr>
    </w:p>
    <w:p w:rsidR="00657BED" w:rsidRPr="00FB1623" w:rsidRDefault="00657BED" w:rsidP="007C0A56">
      <w:r w:rsidRPr="00FB1623">
        <w:tab/>
      </w:r>
      <w:hyperlink r:id="rId105" w:history="1">
        <w:r w:rsidRPr="00FB1623">
          <w:rPr>
            <w:rStyle w:val="Hyperlink"/>
          </w:rPr>
          <w:t>www.towson.edu/registrar/Records/recordssecurity.asp</w:t>
        </w:r>
      </w:hyperlink>
    </w:p>
    <w:p w:rsidR="00657BED" w:rsidRPr="00FB1623" w:rsidRDefault="00657BED" w:rsidP="007C0A56">
      <w:pPr>
        <w:ind w:left="720"/>
      </w:pPr>
      <w:r w:rsidRPr="00FB1623">
        <w:t xml:space="preserve">Towson University maintains records of matters relevant to the educational process of each student.  These records cannot be disclosed to individuals other than the student except by written consent of the student, by legal order, or in those special circumstances allowed by FERPA, a.k.a. the Buckley Amendment.  See Appendix F in the Undergraduate University Catalog for further detail.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78" w:name="_Toc272398395"/>
      <w:r w:rsidRPr="00FB1623">
        <w:rPr>
          <w:rFonts w:ascii="Times New Roman" w:hAnsi="Times New Roman" w:cs="Times New Roman"/>
          <w:sz w:val="24"/>
          <w:szCs w:val="24"/>
          <w:u w:val="none"/>
        </w:rPr>
        <w:t>Financial Aid Office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Enrollment Services 339</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x4236</w:t>
      </w:r>
      <w:bookmarkEnd w:id="78"/>
    </w:p>
    <w:p w:rsidR="00657BED" w:rsidRPr="00FB1623" w:rsidRDefault="00657BED" w:rsidP="007C0A56"/>
    <w:p w:rsidR="00657BED" w:rsidRPr="00FB1623" w:rsidRDefault="00657BED" w:rsidP="007C0A56">
      <w:r w:rsidRPr="00FB1623">
        <w:tab/>
      </w:r>
      <w:hyperlink r:id="rId106" w:history="1">
        <w:r w:rsidRPr="00FB1623">
          <w:rPr>
            <w:rStyle w:val="Hyperlink"/>
          </w:rPr>
          <w:t>www.towson.edu/finaid</w:t>
        </w:r>
      </w:hyperlink>
      <w:r w:rsidRPr="00FB1623">
        <w:t xml:space="preserve"> </w:t>
      </w:r>
    </w:p>
    <w:p w:rsidR="00657BED" w:rsidRPr="00FB1623" w:rsidRDefault="00657BED" w:rsidP="007C0A56">
      <w:pPr>
        <w:ind w:left="720"/>
      </w:pPr>
      <w:r w:rsidRPr="00FB1623">
        <w:t xml:space="preserve">Students interested in applying for Financial Aid (loans, government grants, scholarships) should submit completed Financial Aid applications far in advance of the semester for which they are applying (i.e. January for the fall semester).  Students are urged to obtain Financial Aid approval prior to all payment deadlines.  Most Financial Aid programs require students to be formally admitted to a degree program.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79" w:name="_Toc272398396"/>
      <w:r w:rsidRPr="00FB1623">
        <w:rPr>
          <w:rFonts w:ascii="Times New Roman" w:hAnsi="Times New Roman" w:cs="Times New Roman"/>
          <w:sz w:val="24"/>
          <w:szCs w:val="24"/>
          <w:u w:val="none"/>
        </w:rPr>
        <w:t>Fine Arts Box Office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Center for the Arts 3</w:t>
      </w:r>
      <w:r w:rsidRPr="00FB1623">
        <w:rPr>
          <w:rFonts w:ascii="Times New Roman" w:hAnsi="Times New Roman" w:cs="Times New Roman"/>
          <w:sz w:val="24"/>
          <w:szCs w:val="24"/>
          <w:u w:val="none"/>
          <w:vertAlign w:val="superscript"/>
        </w:rPr>
        <w:t>rd</w:t>
      </w:r>
      <w:r w:rsidR="001F7025">
        <w:rPr>
          <w:rFonts w:ascii="Times New Roman" w:hAnsi="Times New Roman" w:cs="Times New Roman"/>
          <w:sz w:val="24"/>
          <w:szCs w:val="24"/>
          <w:u w:val="none"/>
        </w:rPr>
        <w:t xml:space="preserve"> Floor</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x2787</w:t>
      </w:r>
      <w:bookmarkEnd w:id="79"/>
    </w:p>
    <w:p w:rsidR="00657BED" w:rsidRPr="00FB1623" w:rsidRDefault="00657BED" w:rsidP="007C0A56"/>
    <w:p w:rsidR="00657BED" w:rsidRPr="00FB1623" w:rsidRDefault="00657BED" w:rsidP="007C0A56">
      <w:r w:rsidRPr="00FB1623">
        <w:tab/>
      </w:r>
      <w:hyperlink r:id="rId107" w:history="1">
        <w:r w:rsidRPr="00FB1623">
          <w:rPr>
            <w:rStyle w:val="Hyperlink"/>
          </w:rPr>
          <w:t>www.towson.edu/artsclaendar/boxoffice.asp</w:t>
        </w:r>
      </w:hyperlink>
      <w:r w:rsidRPr="00FB1623">
        <w:t xml:space="preserve"> </w:t>
      </w:r>
    </w:p>
    <w:p w:rsidR="00657BED" w:rsidRPr="00FB1623" w:rsidRDefault="00657BED" w:rsidP="007C0A56">
      <w:r w:rsidRPr="00FB1623">
        <w:tab/>
        <w:t>This ticket office provides tickets for Fine Arts and Maryland Fine Arts Festival activities.</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80" w:name="_Toc272398397"/>
      <w:r w:rsidRPr="00FB1623">
        <w:rPr>
          <w:rFonts w:ascii="Times New Roman" w:hAnsi="Times New Roman" w:cs="Times New Roman"/>
          <w:sz w:val="24"/>
          <w:szCs w:val="24"/>
          <w:u w:val="none"/>
        </w:rPr>
        <w:t xml:space="preserve">Fraternities/Sororities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217</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x3307</w:t>
      </w:r>
      <w:bookmarkEnd w:id="80"/>
    </w:p>
    <w:p w:rsidR="00657BED" w:rsidRPr="00FB1623" w:rsidRDefault="00657BED" w:rsidP="002C6F22">
      <w:pPr>
        <w:pStyle w:val="Heading2"/>
        <w:rPr>
          <w:rFonts w:ascii="Times New Roman" w:hAnsi="Times New Roman" w:cs="Times New Roman"/>
          <w:sz w:val="24"/>
          <w:szCs w:val="24"/>
          <w:u w:val="none"/>
        </w:rPr>
      </w:pPr>
    </w:p>
    <w:p w:rsidR="00657BED" w:rsidRPr="00FB1623" w:rsidRDefault="00657BED" w:rsidP="007C0A56">
      <w:r w:rsidRPr="00FB1623">
        <w:tab/>
      </w:r>
      <w:hyperlink r:id="rId108" w:history="1">
        <w:r w:rsidRPr="00FB1623">
          <w:rPr>
            <w:rStyle w:val="Hyperlink"/>
          </w:rPr>
          <w:t>www.towson.edu/studentactivities/fslife</w:t>
        </w:r>
      </w:hyperlink>
    </w:p>
    <w:p w:rsidR="00657BED" w:rsidRPr="00FB1623" w:rsidRDefault="00657BED" w:rsidP="007C0A56">
      <w:r w:rsidRPr="00FB1623">
        <w:tab/>
        <w:t xml:space="preserve">Students interested in these organizations should contact the Office of Student Activities.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81" w:name="_Toc272398398"/>
      <w:r w:rsidRPr="00FB1623">
        <w:rPr>
          <w:rFonts w:ascii="Times New Roman" w:hAnsi="Times New Roman" w:cs="Times New Roman"/>
          <w:sz w:val="24"/>
          <w:szCs w:val="24"/>
          <w:u w:val="none"/>
        </w:rPr>
        <w:t>“FX” Grade</w:t>
      </w:r>
      <w:bookmarkEnd w:id="81"/>
    </w:p>
    <w:p w:rsidR="00657BED" w:rsidRPr="00FB1623" w:rsidRDefault="00657BED" w:rsidP="007C0A56"/>
    <w:p w:rsidR="00657BED" w:rsidRPr="00FB1623" w:rsidRDefault="00657BED" w:rsidP="007C0A56">
      <w:r w:rsidRPr="00FB1623">
        <w:tab/>
      </w:r>
      <w:hyperlink r:id="rId109" w:history="1">
        <w:r w:rsidRPr="00FB1623">
          <w:rPr>
            <w:rStyle w:val="Hyperlink"/>
          </w:rPr>
          <w:t>www.towson.edu/registrar/Records/fxgrades.asp</w:t>
        </w:r>
      </w:hyperlink>
    </w:p>
    <w:p w:rsidR="00657BED" w:rsidRPr="00FB1623" w:rsidRDefault="00657BED" w:rsidP="007C0A56">
      <w:pPr>
        <w:ind w:left="720"/>
      </w:pPr>
      <w:r w:rsidRPr="00FB1623">
        <w:t xml:space="preserve">The grade of FX is calculated in a student’s GPA.  A grade of FX is given to those students who never attend a course, or who stop attending during the semester without officially withdrawing.  </w:t>
      </w:r>
    </w:p>
    <w:p w:rsidR="00657BED" w:rsidRPr="00FB1623" w:rsidRDefault="00657BED" w:rsidP="007C0A56"/>
    <w:p w:rsidR="006D006D" w:rsidRDefault="006D006D" w:rsidP="002C6F22">
      <w:pPr>
        <w:pStyle w:val="Heading2"/>
        <w:rPr>
          <w:rFonts w:ascii="Times New Roman" w:hAnsi="Times New Roman" w:cs="Times New Roman"/>
          <w:sz w:val="24"/>
          <w:szCs w:val="24"/>
          <w:u w:val="none"/>
        </w:rPr>
      </w:pPr>
    </w:p>
    <w:p w:rsidR="00657BED" w:rsidRPr="00FB1623" w:rsidRDefault="00657BED" w:rsidP="002C6F22">
      <w:pPr>
        <w:pStyle w:val="Heading2"/>
        <w:rPr>
          <w:rFonts w:ascii="Times New Roman" w:hAnsi="Times New Roman" w:cs="Times New Roman"/>
          <w:sz w:val="24"/>
          <w:szCs w:val="24"/>
          <w:u w:val="none"/>
        </w:rPr>
      </w:pPr>
      <w:bookmarkStart w:id="82" w:name="_Toc272398399"/>
      <w:r w:rsidRPr="00FB1623">
        <w:rPr>
          <w:rFonts w:ascii="Times New Roman" w:hAnsi="Times New Roman" w:cs="Times New Roman"/>
          <w:sz w:val="24"/>
          <w:szCs w:val="24"/>
          <w:u w:val="none"/>
        </w:rPr>
        <w:t>Good Student Discount Form for Insurance</w:t>
      </w:r>
      <w:bookmarkEnd w:id="82"/>
    </w:p>
    <w:p w:rsidR="00657BED" w:rsidRPr="00FB1623" w:rsidRDefault="00657BED" w:rsidP="007C0A56">
      <w:pPr>
        <w:rPr>
          <w:b/>
        </w:rPr>
      </w:pPr>
    </w:p>
    <w:p w:rsidR="00657BED" w:rsidRPr="00FB1623" w:rsidRDefault="00657BED" w:rsidP="007C0A56">
      <w:pPr>
        <w:ind w:left="720"/>
      </w:pPr>
      <w:r w:rsidRPr="00FB1623">
        <w:t xml:space="preserve">Forms for “Good </w:t>
      </w:r>
      <w:r w:rsidR="00CE2160">
        <w:t>S</w:t>
      </w:r>
      <w:r w:rsidRPr="00FB1623">
        <w:t>tudent Discounts” are obtained from the student’s insurance company.  For the current semester, the student should take the form to Enrollment Services for verification.  The bill must be paid to obtain verification.  For past semesters, the form should be taken to the Records Office in Enrollment Services 221.</w:t>
      </w:r>
    </w:p>
    <w:p w:rsidR="00657BED" w:rsidRPr="00FB1623" w:rsidRDefault="00657BED" w:rsidP="007C0A56">
      <w:r w:rsidRPr="00FB1623">
        <w:t xml:space="preserve"> </w:t>
      </w:r>
    </w:p>
    <w:p w:rsidR="00657BED" w:rsidRPr="00FB1623" w:rsidRDefault="00657BED" w:rsidP="002C6F22">
      <w:pPr>
        <w:pStyle w:val="Heading2"/>
        <w:rPr>
          <w:rFonts w:ascii="Times New Roman" w:hAnsi="Times New Roman" w:cs="Times New Roman"/>
          <w:sz w:val="24"/>
          <w:szCs w:val="24"/>
          <w:u w:val="none"/>
        </w:rPr>
      </w:pPr>
      <w:bookmarkStart w:id="83" w:name="_Toc272398400"/>
      <w:r w:rsidRPr="00FB1623">
        <w:rPr>
          <w:rFonts w:ascii="Times New Roman" w:hAnsi="Times New Roman" w:cs="Times New Roman"/>
          <w:sz w:val="24"/>
          <w:szCs w:val="24"/>
          <w:u w:val="none"/>
        </w:rPr>
        <w:t xml:space="preserve">Graduate School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7800 York Road 216</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x2501</w:t>
      </w:r>
      <w:bookmarkEnd w:id="83"/>
      <w:r w:rsidRPr="00FB1623">
        <w:rPr>
          <w:rFonts w:ascii="Times New Roman" w:hAnsi="Times New Roman" w:cs="Times New Roman"/>
          <w:sz w:val="24"/>
          <w:szCs w:val="24"/>
          <w:u w:val="none"/>
        </w:rPr>
        <w:tab/>
      </w:r>
    </w:p>
    <w:p w:rsidR="00657BED" w:rsidRPr="00FB1623" w:rsidRDefault="00657BED" w:rsidP="007C0A56"/>
    <w:p w:rsidR="00657BED" w:rsidRPr="00FB1623" w:rsidRDefault="00657BED" w:rsidP="007C0A56">
      <w:r w:rsidRPr="00FB1623">
        <w:tab/>
      </w:r>
      <w:hyperlink r:id="rId110" w:history="1">
        <w:r w:rsidRPr="00FB1623">
          <w:rPr>
            <w:rStyle w:val="Hyperlink"/>
          </w:rPr>
          <w:t>http://grad.towson.edu</w:t>
        </w:r>
      </w:hyperlink>
      <w:r w:rsidRPr="00FB1623">
        <w:t xml:space="preserve"> </w:t>
      </w:r>
    </w:p>
    <w:p w:rsidR="00657BED" w:rsidRPr="00FB1623" w:rsidRDefault="00657BED" w:rsidP="007C0A56">
      <w:pPr>
        <w:ind w:left="720"/>
      </w:pPr>
      <w:r w:rsidRPr="00FB1623">
        <w:t xml:space="preserve">Students wishing to enroll in graduate-level (500-800) courses must apply for admission through the Graduate School. </w:t>
      </w:r>
      <w:r w:rsidR="00CE2160">
        <w:t>The UB/ Towson MBA program is different.  Please refer students to Ron Desi or Carol Abraham in ST 301 at x6163 if they are interested in pursuing an MBA.</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84" w:name="_Toc272398401"/>
      <w:r w:rsidRPr="00FB1623">
        <w:rPr>
          <w:rFonts w:ascii="Times New Roman" w:hAnsi="Times New Roman" w:cs="Times New Roman"/>
          <w:sz w:val="24"/>
          <w:szCs w:val="24"/>
          <w:u w:val="none"/>
        </w:rPr>
        <w:t xml:space="preserve">Graduation Application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Enrollment Services 222</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x2095</w:t>
      </w:r>
      <w:bookmarkEnd w:id="84"/>
    </w:p>
    <w:p w:rsidR="00657BED" w:rsidRPr="00FB1623" w:rsidRDefault="00657BED" w:rsidP="007C0A56"/>
    <w:p w:rsidR="00657BED" w:rsidRPr="00FB1623" w:rsidRDefault="00657BED" w:rsidP="007C0A56">
      <w:r w:rsidRPr="00FB1623">
        <w:tab/>
      </w:r>
      <w:hyperlink r:id="rId111" w:history="1">
        <w:r w:rsidRPr="00FB1623">
          <w:rPr>
            <w:rStyle w:val="Hyperlink"/>
          </w:rPr>
          <w:t>www.towson.edu/registrar/graduation</w:t>
        </w:r>
      </w:hyperlink>
      <w:r w:rsidRPr="00FB1623">
        <w:t xml:space="preserve"> </w:t>
      </w:r>
    </w:p>
    <w:p w:rsidR="00657BED" w:rsidRPr="00FB1623" w:rsidRDefault="00657BED" w:rsidP="007C0A56">
      <w:pPr>
        <w:ind w:left="720"/>
      </w:pPr>
      <w:r w:rsidRPr="00FB1623">
        <w:t xml:space="preserve">Undergraduate students apply for graduation in the Graduation Office or online at the link listed above. </w:t>
      </w:r>
    </w:p>
    <w:p w:rsidR="00657BED" w:rsidRPr="00FB1623" w:rsidRDefault="00657BED" w:rsidP="007C0A56">
      <w:pPr>
        <w:ind w:left="720"/>
      </w:pPr>
    </w:p>
    <w:p w:rsidR="00657BED" w:rsidRPr="00FB1623" w:rsidRDefault="00657BED" w:rsidP="002C6F22">
      <w:pPr>
        <w:pStyle w:val="Heading3"/>
        <w:ind w:left="0" w:firstLine="720"/>
        <w:jc w:val="both"/>
      </w:pPr>
      <w:bookmarkStart w:id="85" w:name="_Toc272398402"/>
      <w:r w:rsidRPr="00FB1623">
        <w:t>Undergraduate Deadlines:</w:t>
      </w:r>
      <w:bookmarkEnd w:id="85"/>
    </w:p>
    <w:p w:rsidR="00657BED" w:rsidRPr="00FB1623" w:rsidRDefault="00657BED" w:rsidP="007C0A56">
      <w:pPr>
        <w:ind w:left="720"/>
      </w:pPr>
      <w:r w:rsidRPr="00FB1623">
        <w:t>Spring</w:t>
      </w:r>
      <w:r w:rsidRPr="00FB1623">
        <w:tab/>
      </w:r>
      <w:r w:rsidRPr="00FB1623">
        <w:tab/>
        <w:t>January 1</w:t>
      </w:r>
    </w:p>
    <w:p w:rsidR="00657BED" w:rsidRPr="00FB1623" w:rsidRDefault="00657BED" w:rsidP="007C0A56">
      <w:pPr>
        <w:ind w:left="720"/>
      </w:pPr>
      <w:r w:rsidRPr="00FB1623">
        <w:t>Summer</w:t>
      </w:r>
      <w:r w:rsidRPr="00FB1623">
        <w:tab/>
        <w:t>July 10</w:t>
      </w:r>
    </w:p>
    <w:p w:rsidR="00657BED" w:rsidRPr="00FB1623" w:rsidRDefault="00657BED" w:rsidP="007C0A56">
      <w:pPr>
        <w:ind w:left="720"/>
      </w:pPr>
      <w:r w:rsidRPr="00FB1623">
        <w:t>Fall</w:t>
      </w:r>
      <w:r w:rsidRPr="00FB1623">
        <w:tab/>
      </w:r>
      <w:r w:rsidRPr="00FB1623">
        <w:tab/>
        <w:t>August 21</w:t>
      </w:r>
    </w:p>
    <w:p w:rsidR="00657BED" w:rsidRPr="00FB1623" w:rsidRDefault="00657BED" w:rsidP="007C0A56">
      <w:pPr>
        <w:ind w:left="720"/>
      </w:pPr>
    </w:p>
    <w:p w:rsidR="00657BED" w:rsidRPr="00FB1623" w:rsidRDefault="00657BED" w:rsidP="007C0A56">
      <w:pPr>
        <w:ind w:left="720"/>
      </w:pPr>
      <w:r w:rsidRPr="00FB1623">
        <w:t xml:space="preserve">Graduate students apply for graduation through the Graduate School Office (YR 218, x3092), or online at </w:t>
      </w:r>
      <w:hyperlink r:id="rId112" w:history="1">
        <w:r w:rsidRPr="00FB1623">
          <w:rPr>
            <w:rStyle w:val="Hyperlink"/>
          </w:rPr>
          <w:t>https://grad.towson.edu/graduation/apply.asp</w:t>
        </w:r>
      </w:hyperlink>
      <w:r w:rsidRPr="00FB1623">
        <w:t xml:space="preserve"> </w:t>
      </w:r>
    </w:p>
    <w:p w:rsidR="00657BED" w:rsidRPr="00FB1623" w:rsidRDefault="00657BED" w:rsidP="007C0A56">
      <w:pPr>
        <w:ind w:left="720"/>
      </w:pPr>
    </w:p>
    <w:p w:rsidR="00657BED" w:rsidRPr="00FB1623" w:rsidRDefault="00657BED" w:rsidP="002C6F22">
      <w:pPr>
        <w:pStyle w:val="Heading3"/>
        <w:ind w:left="0" w:firstLine="720"/>
      </w:pPr>
      <w:bookmarkStart w:id="86" w:name="_Toc272398403"/>
      <w:r w:rsidRPr="00FB1623">
        <w:t>Graduate Deadlines:</w:t>
      </w:r>
      <w:bookmarkEnd w:id="86"/>
    </w:p>
    <w:p w:rsidR="00657BED" w:rsidRPr="00FB1623" w:rsidRDefault="00657BED" w:rsidP="007C0A56">
      <w:pPr>
        <w:ind w:left="720"/>
      </w:pPr>
      <w:r w:rsidRPr="00FB1623">
        <w:t>Spring</w:t>
      </w:r>
      <w:r w:rsidRPr="00FB1623">
        <w:tab/>
      </w:r>
      <w:r w:rsidRPr="00FB1623">
        <w:tab/>
        <w:t>February 15</w:t>
      </w:r>
    </w:p>
    <w:p w:rsidR="00657BED" w:rsidRPr="00FB1623" w:rsidRDefault="00657BED" w:rsidP="007C0A56">
      <w:pPr>
        <w:ind w:left="720"/>
      </w:pPr>
      <w:r w:rsidRPr="00FB1623">
        <w:t>Summer</w:t>
      </w:r>
      <w:r w:rsidRPr="00FB1623">
        <w:tab/>
        <w:t>June 15</w:t>
      </w:r>
    </w:p>
    <w:p w:rsidR="00657BED" w:rsidRPr="00FB1623" w:rsidRDefault="00657BED" w:rsidP="007C0A56">
      <w:pPr>
        <w:ind w:left="720"/>
      </w:pPr>
      <w:r w:rsidRPr="00FB1623">
        <w:t>Fall</w:t>
      </w:r>
      <w:r w:rsidRPr="00FB1623">
        <w:tab/>
      </w:r>
      <w:r w:rsidRPr="00FB1623">
        <w:tab/>
        <w:t>September 15</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87" w:name="_Toc272398404"/>
      <w:r w:rsidRPr="00FB1623">
        <w:rPr>
          <w:rFonts w:ascii="Times New Roman" w:hAnsi="Times New Roman" w:cs="Times New Roman"/>
          <w:sz w:val="24"/>
          <w:szCs w:val="24"/>
          <w:u w:val="none"/>
        </w:rPr>
        <w:t>Health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Dowell Health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x2466</w:t>
      </w:r>
      <w:bookmarkEnd w:id="87"/>
    </w:p>
    <w:p w:rsidR="00657BED" w:rsidRPr="00FB1623" w:rsidRDefault="00657BED" w:rsidP="007C0A56"/>
    <w:p w:rsidR="00657BED" w:rsidRPr="00FB1623" w:rsidRDefault="00657BED" w:rsidP="007C0A56">
      <w:r w:rsidRPr="00FB1623">
        <w:tab/>
      </w:r>
      <w:hyperlink r:id="rId113" w:history="1">
        <w:r w:rsidRPr="00FB1623">
          <w:rPr>
            <w:rStyle w:val="Hyperlink"/>
          </w:rPr>
          <w:t>www.towson.edu/dowellhealthcenter</w:t>
        </w:r>
      </w:hyperlink>
      <w:r w:rsidRPr="00FB1623">
        <w:t xml:space="preserve"> </w:t>
      </w:r>
    </w:p>
    <w:p w:rsidR="00657BED" w:rsidRPr="00FB1623" w:rsidRDefault="00657BED" w:rsidP="002C6F22">
      <w:pPr>
        <w:ind w:left="720"/>
      </w:pPr>
      <w:r w:rsidRPr="00FB1623">
        <w:t>A staff of physicians, psychiatrists, nurse practitioners, physicians’ assistants, nurses and health educators provide ambulatory primary/preventive care and health education services.   Patients are seen by appointment during daytime office hours (8 am – 5 pm, Monday - Friday).  For weekend emergencies</w:t>
      </w:r>
      <w:r w:rsidR="00CE2160">
        <w:t>,</w:t>
      </w:r>
      <w:r w:rsidRPr="00FB1623">
        <w:t xml:space="preserve"> call University Police.  </w:t>
      </w:r>
    </w:p>
    <w:p w:rsidR="001F7025" w:rsidRPr="00FB1623" w:rsidRDefault="001F7025"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88" w:name="_Toc272398405"/>
      <w:r w:rsidRPr="00FB1623">
        <w:rPr>
          <w:rFonts w:ascii="Times New Roman" w:hAnsi="Times New Roman" w:cs="Times New Roman"/>
          <w:sz w:val="24"/>
          <w:szCs w:val="24"/>
          <w:u w:val="none"/>
        </w:rPr>
        <w:t>Honors</w:t>
      </w:r>
      <w:bookmarkEnd w:id="88"/>
    </w:p>
    <w:p w:rsidR="00657BED" w:rsidRPr="00FB1623" w:rsidRDefault="00657BED" w:rsidP="007C0A56"/>
    <w:p w:rsidR="00657BED" w:rsidRPr="00FB1623" w:rsidRDefault="00657BED" w:rsidP="007C0A56">
      <w:r w:rsidRPr="00FB1623">
        <w:tab/>
      </w:r>
      <w:hyperlink r:id="rId114" w:history="1">
        <w:r w:rsidRPr="00FB1623">
          <w:rPr>
            <w:rStyle w:val="Hyperlink"/>
          </w:rPr>
          <w:t>www.towson.edu/registrar/Graduation/undergrad/honors/latin.asp</w:t>
        </w:r>
      </w:hyperlink>
    </w:p>
    <w:p w:rsidR="00657BED" w:rsidRPr="00FB1623" w:rsidRDefault="00657BED" w:rsidP="002C6F22">
      <w:pPr>
        <w:ind w:left="720"/>
      </w:pPr>
      <w:r w:rsidRPr="00FB1623">
        <w:t>Information on graduation with Latin honors may be found in the “</w:t>
      </w:r>
      <w:r w:rsidR="00CE2160">
        <w:t>U</w:t>
      </w:r>
      <w:r w:rsidRPr="00FB1623">
        <w:t xml:space="preserve">niversity Curriculum” section of the Undergraduate Catalog.  Students should contact their major departments for information on department honors. </w:t>
      </w:r>
    </w:p>
    <w:p w:rsidR="00CE2160" w:rsidRDefault="00CE2160">
      <w:pPr>
        <w:rPr>
          <w:b/>
          <w:bCs/>
        </w:rPr>
      </w:pPr>
    </w:p>
    <w:p w:rsidR="00CE2160" w:rsidRDefault="00CE2160">
      <w:pPr>
        <w:rPr>
          <w:b/>
          <w:bCs/>
        </w:rPr>
      </w:pPr>
      <w:r>
        <w:br w:type="page"/>
      </w:r>
    </w:p>
    <w:p w:rsidR="00657BED" w:rsidRPr="00FB1623" w:rsidRDefault="00657BED" w:rsidP="002C6F22">
      <w:pPr>
        <w:pStyle w:val="Heading2"/>
        <w:rPr>
          <w:rFonts w:ascii="Times New Roman" w:hAnsi="Times New Roman" w:cs="Times New Roman"/>
          <w:sz w:val="24"/>
          <w:szCs w:val="24"/>
          <w:u w:val="none"/>
        </w:rPr>
      </w:pPr>
      <w:bookmarkStart w:id="89" w:name="_Toc272398406"/>
      <w:r w:rsidRPr="00FB1623">
        <w:rPr>
          <w:rFonts w:ascii="Times New Roman" w:hAnsi="Times New Roman" w:cs="Times New Roman"/>
          <w:sz w:val="24"/>
          <w:szCs w:val="24"/>
          <w:u w:val="none"/>
        </w:rPr>
        <w:lastRenderedPageBreak/>
        <w:t>Honors College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Stephens Hall 302</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x4677</w:t>
      </w:r>
      <w:bookmarkEnd w:id="89"/>
    </w:p>
    <w:p w:rsidR="00657BED" w:rsidRPr="00FB1623" w:rsidRDefault="00657BED" w:rsidP="007C0A56"/>
    <w:p w:rsidR="00657BED" w:rsidRPr="00FB1623" w:rsidRDefault="00657BED" w:rsidP="007C0A56">
      <w:r w:rsidRPr="00FB1623">
        <w:tab/>
      </w:r>
      <w:hyperlink r:id="rId115" w:history="1">
        <w:r w:rsidRPr="00FB1623">
          <w:rPr>
            <w:rStyle w:val="Hyperlink"/>
          </w:rPr>
          <w:t>www.towson.edu/honors</w:t>
        </w:r>
      </w:hyperlink>
    </w:p>
    <w:p w:rsidR="00657BED" w:rsidRPr="00FB1623" w:rsidRDefault="00657BED" w:rsidP="007C0A56">
      <w:pPr>
        <w:ind w:left="720"/>
      </w:pPr>
      <w:r w:rsidRPr="00FB1623">
        <w:t>Student</w:t>
      </w:r>
      <w:r w:rsidR="00CE2160">
        <w:t>s</w:t>
      </w:r>
      <w:r w:rsidRPr="00FB1623">
        <w:t xml:space="preserve"> in the </w:t>
      </w:r>
      <w:r w:rsidRPr="00FB1623">
        <w:rPr>
          <w:color w:val="000000"/>
        </w:rPr>
        <w:t>Honors College study with outstanding faculty and participate in special honors courses that are small (18–20 students), rigorous and taught in a seminar format allowing thoughtful interaction with other honors students. Visit the Honors College Web site for more information, including how to apply.</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90" w:name="_Toc272398407"/>
      <w:r w:rsidRPr="00FB1623">
        <w:rPr>
          <w:rFonts w:ascii="Times New Roman" w:hAnsi="Times New Roman" w:cs="Times New Roman"/>
          <w:sz w:val="24"/>
          <w:szCs w:val="24"/>
          <w:u w:val="none"/>
        </w:rPr>
        <w:t>Housing &amp; Residence Life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 xml:space="preserve">Newell Hall Lower Level </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x4228</w:t>
      </w:r>
      <w:bookmarkEnd w:id="90"/>
    </w:p>
    <w:p w:rsidR="00657BED" w:rsidRPr="00FB1623" w:rsidRDefault="00657BED" w:rsidP="007C0A56"/>
    <w:p w:rsidR="00657BED" w:rsidRPr="00FB1623" w:rsidRDefault="00657BED" w:rsidP="007C0A56">
      <w:pPr>
        <w:ind w:left="720"/>
      </w:pPr>
      <w:r w:rsidRPr="00FB1623">
        <w:t>Housing and Residence Life provides living facilities for full-time degree candidates and promotes educational programs and activities that support the university’s academic mission.  Resident students must sign a contract for university hous</w:t>
      </w:r>
      <w:r w:rsidR="00CE2160">
        <w:t>ing</w:t>
      </w:r>
      <w:r w:rsidRPr="00FB1623">
        <w:t xml:space="preserve">, renewable at the option of the university, and must carry a minimum of 12 credits.  The Housing and Resident Life staff offers assistance and programs for the resident students.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91" w:name="_Toc272398408"/>
      <w:r w:rsidRPr="00FB1623">
        <w:rPr>
          <w:rFonts w:ascii="Times New Roman" w:hAnsi="Times New Roman" w:cs="Times New Roman"/>
          <w:sz w:val="24"/>
          <w:szCs w:val="24"/>
          <w:u w:val="none"/>
        </w:rPr>
        <w:t xml:space="preserve">ID Services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University Union 118</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x2726</w:t>
      </w:r>
      <w:bookmarkEnd w:id="91"/>
    </w:p>
    <w:p w:rsidR="00657BED" w:rsidRPr="00FB1623" w:rsidRDefault="00657BED" w:rsidP="002C6F22">
      <w:pPr>
        <w:pStyle w:val="Heading2"/>
        <w:rPr>
          <w:rFonts w:ascii="Times New Roman" w:hAnsi="Times New Roman" w:cs="Times New Roman"/>
          <w:sz w:val="24"/>
          <w:szCs w:val="24"/>
          <w:u w:val="none"/>
        </w:rPr>
      </w:pPr>
    </w:p>
    <w:p w:rsidR="00657BED" w:rsidRPr="00FB1623" w:rsidRDefault="00657BED" w:rsidP="007C0A56">
      <w:r w:rsidRPr="00FB1623">
        <w:tab/>
      </w:r>
      <w:hyperlink r:id="rId116" w:history="1">
        <w:r w:rsidRPr="00FB1623">
          <w:rPr>
            <w:rStyle w:val="Hyperlink"/>
          </w:rPr>
          <w:t>www.towson.edu/adminfinance/auxservices/auxbusiness</w:t>
        </w:r>
      </w:hyperlink>
      <w:r w:rsidRPr="00FB1623">
        <w:t xml:space="preserve"> </w:t>
      </w:r>
    </w:p>
    <w:p w:rsidR="00657BED" w:rsidRPr="00FB1623" w:rsidRDefault="00657BED" w:rsidP="007C0A56">
      <w:pPr>
        <w:ind w:left="720"/>
      </w:pPr>
      <w:r w:rsidRPr="00FB1623">
        <w:t xml:space="preserve">Students and new employees must go to the ID office for picture identification cares.  If an ID card is lost, a replacement fee will be assessed.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92" w:name="_Toc272398409"/>
      <w:r w:rsidRPr="00FB1623">
        <w:rPr>
          <w:rFonts w:ascii="Times New Roman" w:hAnsi="Times New Roman" w:cs="Times New Roman"/>
          <w:sz w:val="24"/>
          <w:szCs w:val="24"/>
          <w:u w:val="none"/>
        </w:rPr>
        <w:t xml:space="preserve">Insurance Plans (Students)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Dowell Health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x2466</w:t>
      </w:r>
      <w:bookmarkEnd w:id="92"/>
    </w:p>
    <w:p w:rsidR="00657BED" w:rsidRPr="00FB1623" w:rsidRDefault="00657BED" w:rsidP="007C0A56"/>
    <w:p w:rsidR="00657BED" w:rsidRPr="00FB1623" w:rsidRDefault="00657BED" w:rsidP="007C0A56">
      <w:r w:rsidRPr="00FB1623">
        <w:tab/>
      </w:r>
      <w:hyperlink r:id="rId117" w:history="1">
        <w:r w:rsidRPr="00FB1623">
          <w:rPr>
            <w:rStyle w:val="Hyperlink"/>
          </w:rPr>
          <w:t>www.towson.edu/dowellhealthcenter/insurance</w:t>
        </w:r>
      </w:hyperlink>
    </w:p>
    <w:p w:rsidR="00657BED" w:rsidRPr="00FB1623" w:rsidRDefault="00657BED" w:rsidP="007C0A56">
      <w:pPr>
        <w:ind w:left="720"/>
      </w:pPr>
      <w:r w:rsidRPr="00FB1623">
        <w:t xml:space="preserve">An excellent health insurance plan designed for students is offered at a reasonable fee.  The plan is voluntary, but some basic coverage is required for resident students.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93" w:name="_Toc272398410"/>
      <w:r w:rsidRPr="00FB1623">
        <w:rPr>
          <w:rFonts w:ascii="Times New Roman" w:hAnsi="Times New Roman" w:cs="Times New Roman"/>
          <w:sz w:val="24"/>
          <w:szCs w:val="24"/>
          <w:u w:val="none"/>
        </w:rPr>
        <w:t>International House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Residence Tower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x2516</w:t>
      </w:r>
      <w:bookmarkEnd w:id="93"/>
    </w:p>
    <w:p w:rsidR="00657BED" w:rsidRPr="00FB1623" w:rsidRDefault="00657BED" w:rsidP="007C0A56">
      <w:pPr>
        <w:rPr>
          <w:b/>
        </w:rPr>
      </w:pPr>
    </w:p>
    <w:p w:rsidR="00657BED" w:rsidRPr="00FB1623" w:rsidRDefault="00657BED" w:rsidP="007C0A56">
      <w:r w:rsidRPr="00FB1623">
        <w:tab/>
      </w:r>
      <w:hyperlink r:id="rId118" w:history="1">
        <w:r w:rsidRPr="00FB1623">
          <w:rPr>
            <w:rStyle w:val="Hyperlink"/>
          </w:rPr>
          <w:t>www.towson.edu/studentexch/housing.asp</w:t>
        </w:r>
      </w:hyperlink>
    </w:p>
    <w:p w:rsidR="00657BED" w:rsidRPr="00FB1623" w:rsidRDefault="00657BED" w:rsidP="007C0A56">
      <w:pPr>
        <w:ind w:left="720"/>
      </w:pPr>
      <w:r w:rsidRPr="00FB1623">
        <w:t xml:space="preserve">The International House is a residence facility that gives students from different countries the opportunity to meet, gain a greater understanding of one another, and develop programs that increase global awareness.  All students are welcome.  Contact Housing and Residence Life (Newell Hall, x2516) or the International Programs Office (AD 212, x2919) for further information. </w:t>
      </w:r>
    </w:p>
    <w:p w:rsidR="00657BED" w:rsidRPr="00FB1623" w:rsidRDefault="00657BED" w:rsidP="007C0A56">
      <w:r w:rsidRPr="00FB1623">
        <w:tab/>
      </w:r>
      <w:r w:rsidRPr="00FB1623">
        <w:tab/>
      </w:r>
    </w:p>
    <w:p w:rsidR="00657BED" w:rsidRPr="00FB1623" w:rsidRDefault="00657BED" w:rsidP="002C6F22">
      <w:pPr>
        <w:pStyle w:val="Heading2"/>
        <w:rPr>
          <w:rFonts w:ascii="Times New Roman" w:hAnsi="Times New Roman" w:cs="Times New Roman"/>
          <w:sz w:val="24"/>
          <w:szCs w:val="24"/>
        </w:rPr>
      </w:pPr>
      <w:bookmarkStart w:id="94" w:name="_Toc272398411"/>
      <w:r w:rsidRPr="00FB1623">
        <w:rPr>
          <w:rFonts w:ascii="Times New Roman" w:hAnsi="Times New Roman" w:cs="Times New Roman"/>
          <w:sz w:val="24"/>
          <w:szCs w:val="24"/>
        </w:rPr>
        <w:t>I</w:t>
      </w:r>
      <w:r w:rsidRPr="00FB1623">
        <w:rPr>
          <w:rFonts w:ascii="Times New Roman" w:hAnsi="Times New Roman" w:cs="Times New Roman"/>
          <w:sz w:val="24"/>
          <w:szCs w:val="24"/>
          <w:u w:val="none"/>
        </w:rPr>
        <w:t xml:space="preserve">nternational Student Exchange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Administration 2</w:t>
      </w:r>
      <w:r w:rsidRPr="00FB1623">
        <w:rPr>
          <w:rFonts w:ascii="Times New Roman" w:hAnsi="Times New Roman" w:cs="Times New Roman"/>
          <w:sz w:val="24"/>
          <w:szCs w:val="24"/>
          <w:u w:val="none"/>
          <w:vertAlign w:val="superscript"/>
        </w:rPr>
        <w:t>nd</w:t>
      </w:r>
      <w:r w:rsidRPr="00FB1623">
        <w:rPr>
          <w:rFonts w:ascii="Times New Roman" w:hAnsi="Times New Roman" w:cs="Times New Roman"/>
          <w:sz w:val="24"/>
          <w:szCs w:val="24"/>
          <w:u w:val="none"/>
        </w:rPr>
        <w:t xml:space="preserve"> Floor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x2451</w:t>
      </w:r>
      <w:bookmarkEnd w:id="94"/>
    </w:p>
    <w:p w:rsidR="00657BED" w:rsidRPr="00FB1623" w:rsidRDefault="00657BED" w:rsidP="007C0A56"/>
    <w:p w:rsidR="00657BED" w:rsidRPr="00FB1623" w:rsidRDefault="00657BED" w:rsidP="007C0A56">
      <w:r w:rsidRPr="00FB1623">
        <w:tab/>
      </w:r>
      <w:hyperlink r:id="rId119" w:history="1">
        <w:r w:rsidRPr="00FB1623">
          <w:rPr>
            <w:rStyle w:val="Hyperlink"/>
          </w:rPr>
          <w:t>www.towson.edu/studentexch</w:t>
        </w:r>
      </w:hyperlink>
    </w:p>
    <w:p w:rsidR="00657BED" w:rsidRPr="00FB1623" w:rsidRDefault="00657BED" w:rsidP="007C0A56">
      <w:pPr>
        <w:ind w:left="720"/>
      </w:pPr>
      <w:r w:rsidRPr="00FB1623">
        <w:t>Each year Towson University accepts exchange students from international partner schools for a semester or a year of study.  In return</w:t>
      </w:r>
      <w:r w:rsidR="00CE2160">
        <w:t>,</w:t>
      </w:r>
      <w:r w:rsidRPr="00FB1623">
        <w:t xml:space="preserve"> Towson sends a reciprocal number of its students to these partner schools for study abroad.  Over the last three-year period, approximately 100 students have exchanged places.  Towson currently maintains exchange agreements with over 20 institutions. </w:t>
      </w:r>
    </w:p>
    <w:p w:rsidR="006D006D" w:rsidRDefault="006D006D" w:rsidP="002C6F22">
      <w:pPr>
        <w:pStyle w:val="Heading2"/>
        <w:rPr>
          <w:rFonts w:ascii="Times New Roman" w:hAnsi="Times New Roman" w:cs="Times New Roman"/>
          <w:sz w:val="24"/>
          <w:szCs w:val="24"/>
          <w:u w:val="none"/>
        </w:rPr>
      </w:pPr>
    </w:p>
    <w:p w:rsidR="00657BED" w:rsidRPr="00FB1623" w:rsidRDefault="00657BED" w:rsidP="002C6F22">
      <w:pPr>
        <w:pStyle w:val="Heading2"/>
        <w:rPr>
          <w:rFonts w:ascii="Times New Roman" w:hAnsi="Times New Roman" w:cs="Times New Roman"/>
          <w:sz w:val="24"/>
          <w:szCs w:val="24"/>
          <w:u w:val="none"/>
        </w:rPr>
      </w:pPr>
      <w:bookmarkStart w:id="95" w:name="_Toc272398412"/>
      <w:r w:rsidRPr="00FB1623">
        <w:rPr>
          <w:rFonts w:ascii="Times New Roman" w:hAnsi="Times New Roman" w:cs="Times New Roman"/>
          <w:sz w:val="24"/>
          <w:szCs w:val="24"/>
          <w:u w:val="none"/>
        </w:rPr>
        <w:t>International Student and Scholar Office</w:t>
      </w:r>
      <w:r w:rsidRPr="00FB1623">
        <w:rPr>
          <w:rFonts w:ascii="Times New Roman" w:hAnsi="Times New Roman" w:cs="Times New Roman"/>
          <w:sz w:val="24"/>
          <w:szCs w:val="24"/>
          <w:u w:val="none"/>
        </w:rPr>
        <w:tab/>
        <w:t>Administration 246</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x2421</w:t>
      </w:r>
      <w:bookmarkEnd w:id="95"/>
    </w:p>
    <w:p w:rsidR="00657BED" w:rsidRPr="00FB1623" w:rsidRDefault="00657BED" w:rsidP="007C0A56"/>
    <w:p w:rsidR="00657BED" w:rsidRPr="00FB1623" w:rsidRDefault="00657BED" w:rsidP="007C0A56">
      <w:r w:rsidRPr="00FB1623">
        <w:tab/>
      </w:r>
      <w:hyperlink r:id="rId120" w:history="1">
        <w:r w:rsidRPr="00FB1623">
          <w:rPr>
            <w:rStyle w:val="Hyperlink"/>
          </w:rPr>
          <w:t>www.towson.edu/isso</w:t>
        </w:r>
      </w:hyperlink>
    </w:p>
    <w:p w:rsidR="00657BED" w:rsidRPr="00FB1623" w:rsidRDefault="00657BED" w:rsidP="007C0A56">
      <w:pPr>
        <w:ind w:left="720"/>
      </w:pPr>
      <w:r w:rsidRPr="00FB1623">
        <w:t xml:space="preserve">ISSO offers assistance to international students, faculty, and visiting scholars in the following areas:  immigration matters, university relations and services, personal cultural and academic concerns, initial and re-entry orientation, campus and community cultural programs, tax filings, and legal employment.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96" w:name="_Toc272398413"/>
      <w:r w:rsidRPr="00FB1623">
        <w:rPr>
          <w:rFonts w:ascii="Times New Roman" w:hAnsi="Times New Roman" w:cs="Times New Roman"/>
          <w:sz w:val="24"/>
          <w:szCs w:val="24"/>
          <w:u w:val="none"/>
        </w:rPr>
        <w:lastRenderedPageBreak/>
        <w:t xml:space="preserve">Internship Program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7800 York Road, Career Center</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x2932</w:t>
      </w:r>
      <w:bookmarkEnd w:id="96"/>
    </w:p>
    <w:p w:rsidR="00657BED" w:rsidRPr="00FB1623" w:rsidRDefault="00657BED" w:rsidP="007C0A56"/>
    <w:p w:rsidR="00657BED" w:rsidRPr="00FB1623" w:rsidRDefault="00657BED" w:rsidP="007C0A56">
      <w:r w:rsidRPr="00FB1623">
        <w:tab/>
      </w:r>
      <w:hyperlink r:id="rId121" w:history="1">
        <w:r w:rsidRPr="00FB1623">
          <w:rPr>
            <w:rStyle w:val="Hyperlink"/>
          </w:rPr>
          <w:t>www.towson.edu/careercenter/student/internship.asp</w:t>
        </w:r>
      </w:hyperlink>
    </w:p>
    <w:p w:rsidR="00657BED" w:rsidRPr="00FB1623" w:rsidRDefault="00657BED" w:rsidP="007C0A56">
      <w:pPr>
        <w:ind w:left="720"/>
      </w:pPr>
      <w:r w:rsidRPr="00FB1623">
        <w:t xml:space="preserve">Internships enable students to gain practical experience in their fields of study.  Options include full or part0time and paid or unpaid experiences for one semester or for a longer-term commitment.  Faculty reviews all job/project descriptions.  Students who participate meet eligibility requirements established by academic departments.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97" w:name="_Toc272398414"/>
      <w:r w:rsidRPr="00FB1623">
        <w:rPr>
          <w:rFonts w:ascii="Times New Roman" w:hAnsi="Times New Roman" w:cs="Times New Roman"/>
          <w:sz w:val="24"/>
          <w:szCs w:val="24"/>
          <w:u w:val="none"/>
        </w:rPr>
        <w:t>Judicial Affairs</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Administration 236</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x2057</w:t>
      </w:r>
      <w:bookmarkEnd w:id="97"/>
    </w:p>
    <w:p w:rsidR="00657BED" w:rsidRPr="00FB1623" w:rsidRDefault="00657BED" w:rsidP="007C0A56"/>
    <w:p w:rsidR="00657BED" w:rsidRPr="00FB1623" w:rsidRDefault="00657BED" w:rsidP="007C0A56">
      <w:r w:rsidRPr="00FB1623">
        <w:tab/>
      </w:r>
      <w:hyperlink r:id="rId122" w:history="1">
        <w:r w:rsidRPr="00FB1623">
          <w:rPr>
            <w:rStyle w:val="Hyperlink"/>
          </w:rPr>
          <w:t>www.towson.edu/studentaffairs/judicialaffairs</w:t>
        </w:r>
      </w:hyperlink>
      <w:r w:rsidRPr="00FB1623">
        <w:t xml:space="preserve"> </w:t>
      </w:r>
    </w:p>
    <w:p w:rsidR="00657BED" w:rsidRPr="00FB1623" w:rsidRDefault="00657BED" w:rsidP="007C0A56">
      <w:pPr>
        <w:ind w:left="720"/>
      </w:pPr>
      <w:r w:rsidRPr="00FB1623">
        <w:t xml:space="preserve">When students are alleged to have violated the Student Code of Conduct or the Residence/Board Contract, this office ensures both side of the case are heard.  Judicial Affairs also handles complaints from students who feel they have been treated unfairly by faculty regarding grading, etc., and have not been able to resolve the matter within the academic department of the college.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98" w:name="_Toc272398415"/>
      <w:r w:rsidRPr="00FB1623">
        <w:rPr>
          <w:rFonts w:ascii="Times New Roman" w:hAnsi="Times New Roman" w:cs="Times New Roman"/>
          <w:sz w:val="24"/>
          <w:szCs w:val="24"/>
          <w:u w:val="none"/>
        </w:rPr>
        <w:t>Library, Albert S. Cook</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x2462</w:t>
      </w:r>
      <w:bookmarkEnd w:id="98"/>
    </w:p>
    <w:p w:rsidR="00657BED" w:rsidRPr="00FB1623" w:rsidRDefault="00657BED" w:rsidP="007C0A56"/>
    <w:p w:rsidR="00657BED" w:rsidRPr="00FB1623" w:rsidRDefault="00657BED" w:rsidP="007C0A56">
      <w:r w:rsidRPr="00FB1623">
        <w:tab/>
      </w:r>
      <w:hyperlink r:id="rId123" w:history="1">
        <w:r w:rsidRPr="00FB1623">
          <w:rPr>
            <w:rStyle w:val="Hyperlink"/>
          </w:rPr>
          <w:t>http://cooklibrary.towson.edu</w:t>
        </w:r>
      </w:hyperlink>
      <w:r w:rsidRPr="00FB1623">
        <w:t xml:space="preserve"> </w:t>
      </w:r>
    </w:p>
    <w:p w:rsidR="00657BED" w:rsidRPr="00FB1623" w:rsidRDefault="00657BED" w:rsidP="007C0A56">
      <w:pPr>
        <w:ind w:left="720"/>
      </w:pPr>
      <w:r w:rsidRPr="00FB1623">
        <w:rPr>
          <w:b/>
        </w:rPr>
        <w:t>Cook Library</w:t>
      </w:r>
      <w:r w:rsidRPr="00FB1623">
        <w:t>, located in the center of the campus, offers, in addition to books, journals, CDs, DVDs and videotapes onsite, web access to thousands of full text articles through online subscription databases.  There are many workstations one each floor with Microsoft Office and Internet access to facilitate your searching and word processing needs.  The library catalog, hours, services offered, and other essential pieces of information are available 24/7 on the library’s website.</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99" w:name="_Toc272398416"/>
      <w:r w:rsidRPr="00FB1623">
        <w:rPr>
          <w:rFonts w:ascii="Times New Roman" w:hAnsi="Times New Roman" w:cs="Times New Roman"/>
          <w:sz w:val="24"/>
          <w:szCs w:val="24"/>
          <w:u w:val="none"/>
        </w:rPr>
        <w:t>Meal Plans</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Auxiliary Services</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x2530</w:t>
      </w:r>
      <w:bookmarkEnd w:id="99"/>
    </w:p>
    <w:p w:rsidR="00657BED" w:rsidRPr="00FB1623" w:rsidRDefault="00657BED" w:rsidP="007C0A56">
      <w:pPr>
        <w:rPr>
          <w:b/>
        </w:rPr>
      </w:pPr>
    </w:p>
    <w:p w:rsidR="00657BED" w:rsidRPr="00FB1623" w:rsidRDefault="00657BED" w:rsidP="007C0A56">
      <w:r w:rsidRPr="00FB1623">
        <w:tab/>
      </w:r>
      <w:hyperlink r:id="rId124" w:history="1">
        <w:r w:rsidRPr="00FB1623">
          <w:rPr>
            <w:rStyle w:val="Hyperlink"/>
          </w:rPr>
          <w:t>www.towson.edu/adminfinance/auxservices/dining/mealplans</w:t>
        </w:r>
      </w:hyperlink>
      <w:r w:rsidRPr="00FB1623">
        <w:t xml:space="preserve"> </w:t>
      </w:r>
    </w:p>
    <w:p w:rsidR="001F7025" w:rsidRPr="005C541D" w:rsidRDefault="00657BED" w:rsidP="005C541D">
      <w:pPr>
        <w:ind w:left="720"/>
      </w:pPr>
      <w:r w:rsidRPr="00FB1623">
        <w:t xml:space="preserve">Resident students can choose from meal places of 19, 14, 10, or 5 meals per week.  Certain restrictions apply.  All plans offer a wide selection of both Kosher and standard menu items.   Students living off-campus and at Millennium Hall or Towson Run Apartments can also select from any of the meal plans, or may choose one of the Block Meal Plans which offer a specific number of meals per week each semester at a fixed price. </w:t>
      </w:r>
    </w:p>
    <w:p w:rsidR="001F7025" w:rsidRPr="00FB1623" w:rsidRDefault="001F7025"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00" w:name="_Toc272398417"/>
      <w:r w:rsidRPr="00FB1623">
        <w:rPr>
          <w:rFonts w:ascii="Times New Roman" w:hAnsi="Times New Roman" w:cs="Times New Roman"/>
          <w:sz w:val="24"/>
          <w:szCs w:val="24"/>
          <w:u w:val="none"/>
        </w:rPr>
        <w:t>Military Course Work</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Enrollment Services 233</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x3094</w:t>
      </w:r>
      <w:bookmarkEnd w:id="100"/>
    </w:p>
    <w:p w:rsidR="00657BED" w:rsidRPr="00FB1623" w:rsidRDefault="00657BED" w:rsidP="007C0A56"/>
    <w:p w:rsidR="00657BED" w:rsidRPr="00FB1623" w:rsidRDefault="00657BED" w:rsidP="007C0A56">
      <w:r w:rsidRPr="00FB1623">
        <w:tab/>
      </w:r>
      <w:hyperlink r:id="rId125" w:history="1">
        <w:r w:rsidRPr="00FB1623">
          <w:rPr>
            <w:rStyle w:val="Hyperlink"/>
          </w:rPr>
          <w:t>www.towson.edu/registrar/CLEP/Military_Course_Evaluation.asp</w:t>
        </w:r>
      </w:hyperlink>
      <w:r w:rsidRPr="00FB1623">
        <w:t xml:space="preserve"> </w:t>
      </w:r>
    </w:p>
    <w:p w:rsidR="00657BED" w:rsidRPr="00FB1623" w:rsidRDefault="00657BED" w:rsidP="007C0A56">
      <w:pPr>
        <w:ind w:left="720"/>
      </w:pPr>
      <w:r w:rsidRPr="00FB1623">
        <w:t xml:space="preserve">Military credits can be counted towards the overall 120 credit minimum needed for graduation; however, credits are typically not available to satisfy General Education Requirements or major requirements.  The Non-Traditional Undergraduate Program (NTUP) office will need to see summaries of the educational experience in the military.  Towson University hold discretion on whether credits are posted to the undergraduate record and the student will be responsible for explaining how the military credits will help them in completing their undergraduate degree.  Military credits fall under the category of Credit for Prior Learning (CPL) at Towson.  Students are permitted a maximum of 45 total CPL credits to be posted to their TU transcript.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01" w:name="_Toc272398418"/>
      <w:r w:rsidRPr="00FB1623">
        <w:rPr>
          <w:rFonts w:ascii="Times New Roman" w:hAnsi="Times New Roman" w:cs="Times New Roman"/>
          <w:sz w:val="24"/>
          <w:szCs w:val="24"/>
          <w:u w:val="none"/>
        </w:rPr>
        <w:t>Minimester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Enrollment Services 223</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x2701</w:t>
      </w:r>
      <w:bookmarkEnd w:id="101"/>
    </w:p>
    <w:p w:rsidR="00657BED" w:rsidRPr="00FB1623" w:rsidRDefault="00657BED" w:rsidP="007C0A56">
      <w:pPr>
        <w:rPr>
          <w:b/>
        </w:rPr>
      </w:pPr>
      <w:r w:rsidRPr="00FB1623">
        <w:tab/>
      </w:r>
    </w:p>
    <w:p w:rsidR="00657BED" w:rsidRPr="00FB1623" w:rsidRDefault="00657BED" w:rsidP="007C0A56">
      <w:pPr>
        <w:ind w:left="720"/>
      </w:pPr>
      <w:r w:rsidRPr="00FB1623">
        <w:t xml:space="preserve">This is an intensive condensed term held in January.  Some specific courses last only one week.  Students are restricted to two courses with a maximum of four credits because of the structure and intent of the session.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02" w:name="_Toc272398419"/>
      <w:r w:rsidRPr="00FB1623">
        <w:rPr>
          <w:rFonts w:ascii="Times New Roman" w:hAnsi="Times New Roman" w:cs="Times New Roman"/>
          <w:sz w:val="24"/>
          <w:szCs w:val="24"/>
          <w:u w:val="none"/>
        </w:rPr>
        <w:t xml:space="preserve">National Student Exchange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Lecture Hall 1</w:t>
      </w:r>
      <w:r w:rsidRPr="00FB1623">
        <w:rPr>
          <w:rFonts w:ascii="Times New Roman" w:hAnsi="Times New Roman" w:cs="Times New Roman"/>
          <w:sz w:val="24"/>
          <w:szCs w:val="24"/>
          <w:u w:val="none"/>
          <w:vertAlign w:val="superscript"/>
        </w:rPr>
        <w:t>st</w:t>
      </w:r>
      <w:r w:rsidRPr="00FB1623">
        <w:rPr>
          <w:rFonts w:ascii="Times New Roman" w:hAnsi="Times New Roman" w:cs="Times New Roman"/>
          <w:sz w:val="24"/>
          <w:szCs w:val="24"/>
          <w:u w:val="none"/>
        </w:rPr>
        <w:t xml:space="preserve"> Floor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x3583</w:t>
      </w:r>
      <w:bookmarkEnd w:id="102"/>
    </w:p>
    <w:p w:rsidR="00657BED" w:rsidRPr="00FB1623" w:rsidRDefault="00657BED" w:rsidP="007C0A56"/>
    <w:p w:rsidR="00657BED" w:rsidRPr="00FB1623" w:rsidRDefault="00657BED" w:rsidP="007C0A56">
      <w:r w:rsidRPr="00FB1623">
        <w:tab/>
      </w:r>
      <w:hyperlink r:id="rId126" w:history="1">
        <w:r w:rsidRPr="00FB1623">
          <w:rPr>
            <w:rStyle w:val="Hyperlink"/>
          </w:rPr>
          <w:t>www.nse.org</w:t>
        </w:r>
      </w:hyperlink>
    </w:p>
    <w:p w:rsidR="00657BED" w:rsidRPr="00FB1623" w:rsidRDefault="00657BED" w:rsidP="002C6F22">
      <w:pPr>
        <w:ind w:left="720"/>
      </w:pPr>
      <w:r w:rsidRPr="00FB1623">
        <w:t xml:space="preserve">Students must be full-time at their home campus both at the time of application and in their term prior to exchange.  Students must be in good standing financially, socially, and academically on the home campus with a minimum GPA of 2.5 on a 4.0 scale at the time of application and at the conclusion of the term prior to going on exchange.  Through participation in NSE, students may attend courses and programs from NSE’s 177 member campuses of 48 states, the District of Columbia, 3 territories, and 5 Canadian provinces.   The program allows students to travel and live in another area of the country, experience college life in a different environment, meet new people with different views and backgrounds, and familiarize themselves with potential graduate schools. The program also allows students to complete courses not currently offered at Towson, permitting them to stay on track toward completion of their degrees.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03" w:name="_Toc272398420"/>
      <w:r w:rsidRPr="00FB1623">
        <w:rPr>
          <w:rFonts w:ascii="Times New Roman" w:hAnsi="Times New Roman" w:cs="Times New Roman"/>
          <w:sz w:val="24"/>
          <w:szCs w:val="24"/>
          <w:u w:val="none"/>
        </w:rPr>
        <w:t xml:space="preserve">Non-Degree students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Enrollment Services 223</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821DDF"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x2113</w:t>
      </w:r>
      <w:bookmarkEnd w:id="103"/>
    </w:p>
    <w:p w:rsidR="00657BED" w:rsidRPr="00FB1623" w:rsidRDefault="00657BED" w:rsidP="007C0A56"/>
    <w:p w:rsidR="00657BED" w:rsidRPr="00FB1623" w:rsidRDefault="00657BED" w:rsidP="007C0A56">
      <w:r w:rsidRPr="00FB1623">
        <w:tab/>
      </w:r>
      <w:hyperlink r:id="rId127" w:history="1">
        <w:r w:rsidRPr="00FB1623">
          <w:rPr>
            <w:rStyle w:val="Hyperlink"/>
          </w:rPr>
          <w:t>www.towson.edu/main/admissions/nondegree</w:t>
        </w:r>
      </w:hyperlink>
    </w:p>
    <w:p w:rsidR="00657BED" w:rsidRPr="00FB1623" w:rsidRDefault="00657BED" w:rsidP="007C0A56">
      <w:pPr>
        <w:ind w:left="720"/>
      </w:pPr>
      <w:r w:rsidRPr="00FB1623">
        <w:t xml:space="preserve">Non-degree enrollment is only available to students who have been out of high school for at least two years; however, exceptions are granted if you are currently pursuing a degree at another college or university.  Non-degree students may register for virtually any undergraduate course offering provided the student meets all prerequisite requirements for the course and the department does not restrict registration.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04" w:name="_Toc272398421"/>
      <w:r w:rsidRPr="00FB1623">
        <w:rPr>
          <w:rFonts w:ascii="Times New Roman" w:hAnsi="Times New Roman" w:cs="Times New Roman"/>
          <w:sz w:val="24"/>
          <w:szCs w:val="24"/>
          <w:u w:val="none"/>
        </w:rPr>
        <w:t>OneCard</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University Union, 110</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x2284</w:t>
      </w:r>
      <w:bookmarkEnd w:id="104"/>
    </w:p>
    <w:p w:rsidR="00657BED" w:rsidRPr="00FB1623" w:rsidRDefault="00657BED" w:rsidP="002C6F22">
      <w:pPr>
        <w:pStyle w:val="Heading2"/>
        <w:rPr>
          <w:rFonts w:ascii="Times New Roman" w:hAnsi="Times New Roman" w:cs="Times New Roman"/>
          <w:sz w:val="24"/>
          <w:szCs w:val="24"/>
          <w:u w:val="none"/>
        </w:rPr>
      </w:pPr>
    </w:p>
    <w:p w:rsidR="00657BED" w:rsidRPr="00FB1623" w:rsidRDefault="00657BED" w:rsidP="007C0A56">
      <w:r w:rsidRPr="00FB1623">
        <w:tab/>
      </w:r>
      <w:hyperlink r:id="rId128" w:history="1">
        <w:r w:rsidRPr="00FB1623">
          <w:rPr>
            <w:rStyle w:val="Hyperlink"/>
          </w:rPr>
          <w:t>https://services.jsatech.com/index.php?cid=11</w:t>
        </w:r>
      </w:hyperlink>
    </w:p>
    <w:p w:rsidR="00657BED" w:rsidRPr="00FB1623" w:rsidRDefault="00657BED" w:rsidP="007C0A56">
      <w:pPr>
        <w:ind w:left="720"/>
      </w:pPr>
      <w:r w:rsidRPr="00FB1623">
        <w:t xml:space="preserve">The OneCard is the official Towson University ID card.  The OneCard provides access to many university services:  Library privileges at Cook Library, use of the university’s athletic facilities, free or reduced-priced tickets at Towson University cultural and athletic events, access to recreational facilities and a free e-mail account through the Office of Technology Services.  The OneCard is also used for dining and retail points.  The card may be obtained from the Auxiliary Services Business Office.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05" w:name="_Toc272398422"/>
      <w:r w:rsidRPr="00FB1623">
        <w:rPr>
          <w:rFonts w:ascii="Times New Roman" w:hAnsi="Times New Roman" w:cs="Times New Roman"/>
          <w:sz w:val="24"/>
          <w:szCs w:val="24"/>
          <w:u w:val="none"/>
        </w:rPr>
        <w:t>Online Registration</w:t>
      </w:r>
      <w:bookmarkEnd w:id="105"/>
    </w:p>
    <w:p w:rsidR="00657BED" w:rsidRPr="00FB1623" w:rsidRDefault="00657BED" w:rsidP="007C0A56"/>
    <w:p w:rsidR="00657BED" w:rsidRPr="00FB1623" w:rsidRDefault="00657BED" w:rsidP="007C0A56">
      <w:r w:rsidRPr="00FB1623">
        <w:tab/>
      </w:r>
      <w:hyperlink r:id="rId129" w:history="1">
        <w:r w:rsidRPr="00FB1623">
          <w:rPr>
            <w:rStyle w:val="Hyperlink"/>
          </w:rPr>
          <w:t>www.towson.edu/adminfinance/OTS/SCS/TOSREG/Welcome.html</w:t>
        </w:r>
      </w:hyperlink>
      <w:r w:rsidRPr="00FB1623">
        <w:t xml:space="preserve">  </w:t>
      </w:r>
    </w:p>
    <w:p w:rsidR="00657BED" w:rsidRPr="00FB1623" w:rsidRDefault="00657BED" w:rsidP="007C0A56">
      <w:pPr>
        <w:ind w:left="720"/>
      </w:pPr>
      <w:r w:rsidRPr="00FB1623">
        <w:t xml:space="preserve">Currently enrolled undergraduate students may register online through Online Services.  Follow the link above for step-by-step instructions.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06" w:name="_Toc272398423"/>
      <w:r w:rsidRPr="00FB1623">
        <w:rPr>
          <w:rFonts w:ascii="Times New Roman" w:hAnsi="Times New Roman" w:cs="Times New Roman"/>
          <w:sz w:val="24"/>
          <w:szCs w:val="24"/>
          <w:u w:val="none"/>
        </w:rPr>
        <w:t>Online Services</w:t>
      </w:r>
      <w:bookmarkEnd w:id="106"/>
      <w:r w:rsidRPr="00FB1623">
        <w:rPr>
          <w:rFonts w:ascii="Times New Roman" w:hAnsi="Times New Roman" w:cs="Times New Roman"/>
          <w:sz w:val="24"/>
          <w:szCs w:val="24"/>
          <w:u w:val="none"/>
        </w:rPr>
        <w:t xml:space="preserve"> </w:t>
      </w:r>
    </w:p>
    <w:p w:rsidR="00657BED" w:rsidRPr="00FB1623" w:rsidRDefault="00657BED" w:rsidP="007C0A56"/>
    <w:p w:rsidR="00657BED" w:rsidRPr="00FB1623" w:rsidRDefault="00657BED" w:rsidP="007C0A56">
      <w:r w:rsidRPr="00FB1623">
        <w:tab/>
      </w:r>
      <w:hyperlink r:id="rId130" w:history="1">
        <w:r w:rsidRPr="00FB1623">
          <w:rPr>
            <w:rStyle w:val="Hyperlink"/>
          </w:rPr>
          <w:t>https://inside.towson.edu/psLogin/</w:t>
        </w:r>
      </w:hyperlink>
      <w:r w:rsidRPr="00FB1623">
        <w:t xml:space="preserve"> </w:t>
      </w:r>
    </w:p>
    <w:p w:rsidR="00657BED" w:rsidRPr="00FB1623" w:rsidRDefault="00657BED" w:rsidP="007C0A56"/>
    <w:p w:rsidR="00657BED" w:rsidRPr="00FB1623" w:rsidRDefault="00657BED" w:rsidP="007C0A56">
      <w:r w:rsidRPr="00FB1623">
        <w:tab/>
        <w:t>Students may utilize Towson’s Online Services for the following:</w:t>
      </w:r>
    </w:p>
    <w:p w:rsidR="00657BED" w:rsidRPr="00FB1623" w:rsidRDefault="00657BED" w:rsidP="00657BED">
      <w:pPr>
        <w:pStyle w:val="ListParagraph"/>
        <w:numPr>
          <w:ilvl w:val="0"/>
          <w:numId w:val="103"/>
        </w:numPr>
        <w:spacing w:after="0" w:line="240" w:lineRule="auto"/>
        <w:rPr>
          <w:rFonts w:ascii="Times New Roman" w:hAnsi="Times New Roman"/>
          <w:sz w:val="24"/>
          <w:szCs w:val="24"/>
        </w:rPr>
      </w:pPr>
      <w:r w:rsidRPr="00FB1623">
        <w:rPr>
          <w:rFonts w:ascii="Times New Roman" w:hAnsi="Times New Roman"/>
          <w:sz w:val="24"/>
          <w:szCs w:val="24"/>
        </w:rPr>
        <w:t>Maintaining personal information</w:t>
      </w:r>
    </w:p>
    <w:p w:rsidR="00657BED" w:rsidRPr="00FB1623" w:rsidRDefault="00657BED" w:rsidP="00657BED">
      <w:pPr>
        <w:pStyle w:val="ListParagraph"/>
        <w:numPr>
          <w:ilvl w:val="0"/>
          <w:numId w:val="103"/>
        </w:numPr>
        <w:spacing w:after="0" w:line="240" w:lineRule="auto"/>
        <w:rPr>
          <w:rFonts w:ascii="Times New Roman" w:hAnsi="Times New Roman"/>
          <w:sz w:val="24"/>
          <w:szCs w:val="24"/>
        </w:rPr>
      </w:pPr>
      <w:r w:rsidRPr="00FB1623">
        <w:rPr>
          <w:rFonts w:ascii="Times New Roman" w:hAnsi="Times New Roman"/>
          <w:sz w:val="24"/>
          <w:szCs w:val="24"/>
        </w:rPr>
        <w:t>Search for classes/class availability/class schedule</w:t>
      </w:r>
    </w:p>
    <w:p w:rsidR="00657BED" w:rsidRPr="00FB1623" w:rsidRDefault="00657BED" w:rsidP="00657BED">
      <w:pPr>
        <w:pStyle w:val="ListParagraph"/>
        <w:numPr>
          <w:ilvl w:val="0"/>
          <w:numId w:val="103"/>
        </w:numPr>
        <w:spacing w:after="0" w:line="240" w:lineRule="auto"/>
        <w:rPr>
          <w:rFonts w:ascii="Times New Roman" w:hAnsi="Times New Roman"/>
          <w:sz w:val="24"/>
          <w:szCs w:val="24"/>
        </w:rPr>
      </w:pPr>
      <w:r w:rsidRPr="00FB1623">
        <w:rPr>
          <w:rFonts w:ascii="Times New Roman" w:hAnsi="Times New Roman"/>
          <w:sz w:val="24"/>
          <w:szCs w:val="24"/>
        </w:rPr>
        <w:t>Register for classes</w:t>
      </w:r>
    </w:p>
    <w:p w:rsidR="00657BED" w:rsidRPr="00FB1623" w:rsidRDefault="00657BED" w:rsidP="00657BED">
      <w:pPr>
        <w:pStyle w:val="ListParagraph"/>
        <w:numPr>
          <w:ilvl w:val="0"/>
          <w:numId w:val="103"/>
        </w:numPr>
        <w:spacing w:after="0" w:line="240" w:lineRule="auto"/>
        <w:rPr>
          <w:rFonts w:ascii="Times New Roman" w:hAnsi="Times New Roman"/>
          <w:sz w:val="24"/>
          <w:szCs w:val="24"/>
        </w:rPr>
      </w:pPr>
      <w:r w:rsidRPr="00FB1623">
        <w:rPr>
          <w:rFonts w:ascii="Times New Roman" w:hAnsi="Times New Roman"/>
          <w:sz w:val="24"/>
          <w:szCs w:val="24"/>
        </w:rPr>
        <w:t>Access financial account information and transactions</w:t>
      </w:r>
    </w:p>
    <w:p w:rsidR="00657BED" w:rsidRPr="00FB1623" w:rsidRDefault="00657BED" w:rsidP="00657BED">
      <w:pPr>
        <w:pStyle w:val="ListParagraph"/>
        <w:numPr>
          <w:ilvl w:val="0"/>
          <w:numId w:val="103"/>
        </w:numPr>
        <w:spacing w:after="0" w:line="240" w:lineRule="auto"/>
        <w:rPr>
          <w:rFonts w:ascii="Times New Roman" w:hAnsi="Times New Roman"/>
          <w:sz w:val="24"/>
          <w:szCs w:val="24"/>
        </w:rPr>
      </w:pPr>
      <w:r w:rsidRPr="00FB1623">
        <w:rPr>
          <w:rFonts w:ascii="Times New Roman" w:hAnsi="Times New Roman"/>
          <w:sz w:val="24"/>
          <w:szCs w:val="24"/>
        </w:rPr>
        <w:t>View grades and request enrollment verifications</w:t>
      </w:r>
    </w:p>
    <w:p w:rsidR="00657BED" w:rsidRPr="00FB1623" w:rsidRDefault="00657BED" w:rsidP="00657BED">
      <w:pPr>
        <w:pStyle w:val="ListParagraph"/>
        <w:numPr>
          <w:ilvl w:val="0"/>
          <w:numId w:val="103"/>
        </w:numPr>
        <w:spacing w:after="0" w:line="240" w:lineRule="auto"/>
        <w:rPr>
          <w:rFonts w:ascii="Times New Roman" w:hAnsi="Times New Roman"/>
          <w:sz w:val="24"/>
          <w:szCs w:val="24"/>
        </w:rPr>
      </w:pPr>
      <w:r w:rsidRPr="00FB1623">
        <w:rPr>
          <w:rFonts w:ascii="Times New Roman" w:hAnsi="Times New Roman"/>
          <w:sz w:val="24"/>
          <w:szCs w:val="24"/>
        </w:rPr>
        <w:t xml:space="preserve">Apply for graduation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07" w:name="_Toc272398424"/>
      <w:r w:rsidRPr="00FB1623">
        <w:rPr>
          <w:rFonts w:ascii="Times New Roman" w:hAnsi="Times New Roman" w:cs="Times New Roman"/>
          <w:sz w:val="24"/>
          <w:szCs w:val="24"/>
          <w:u w:val="none"/>
        </w:rPr>
        <w:t xml:space="preserve">Orientation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University Union 217</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x2309</w:t>
      </w:r>
      <w:bookmarkEnd w:id="107"/>
    </w:p>
    <w:p w:rsidR="00657BED" w:rsidRPr="00FB1623" w:rsidRDefault="00657BED" w:rsidP="007C0A56"/>
    <w:p w:rsidR="00657BED" w:rsidRPr="00FB1623" w:rsidRDefault="00657BED" w:rsidP="007C0A56">
      <w:r w:rsidRPr="00FB1623">
        <w:tab/>
      </w:r>
      <w:hyperlink r:id="rId131" w:history="1">
        <w:r w:rsidRPr="00FB1623">
          <w:rPr>
            <w:rStyle w:val="Hyperlink"/>
          </w:rPr>
          <w:t>www.towson.edu/orientation</w:t>
        </w:r>
      </w:hyperlink>
    </w:p>
    <w:p w:rsidR="00657BED" w:rsidRPr="00FB1623" w:rsidRDefault="00657BED" w:rsidP="007C0A56">
      <w:pPr>
        <w:ind w:left="720"/>
      </w:pPr>
      <w:r w:rsidRPr="00FB1623">
        <w:t xml:space="preserve">Orientation programs are designed to facilitate new students’ transition into the University.  During orientation (a series of one-day programs) students are introduced to campus policies, procedures, and services; they meet with faculty advisors and register for classes.  Orientation occurs during the summer and in January.  Additional orientation programs offered throughout the year address students’ continuing developmental needs.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08" w:name="_Toc272398425"/>
      <w:r w:rsidRPr="00FB1623">
        <w:rPr>
          <w:rFonts w:ascii="Times New Roman" w:hAnsi="Times New Roman" w:cs="Times New Roman"/>
          <w:sz w:val="24"/>
          <w:szCs w:val="24"/>
          <w:u w:val="none"/>
        </w:rPr>
        <w:t xml:space="preserve">Parking Permits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University Garage</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x7275</w:t>
      </w:r>
      <w:bookmarkEnd w:id="108"/>
    </w:p>
    <w:p w:rsidR="00657BED" w:rsidRPr="00FB1623" w:rsidRDefault="00657BED" w:rsidP="007C0A56">
      <w:pPr>
        <w:rPr>
          <w:b/>
        </w:rPr>
      </w:pPr>
    </w:p>
    <w:p w:rsidR="00657BED" w:rsidRPr="00FB1623" w:rsidRDefault="00657BED" w:rsidP="007C0A56">
      <w:r w:rsidRPr="00FB1623">
        <w:tab/>
      </w:r>
      <w:hyperlink r:id="rId132" w:history="1">
        <w:r w:rsidRPr="00FB1623">
          <w:rPr>
            <w:rStyle w:val="Hyperlink"/>
          </w:rPr>
          <w:t>www.towson.edu/adminfinance/auxservices/parking</w:t>
        </w:r>
      </w:hyperlink>
    </w:p>
    <w:p w:rsidR="00657BED" w:rsidRPr="00FB1623" w:rsidRDefault="00657BED" w:rsidP="005C541D">
      <w:pPr>
        <w:ind w:left="720"/>
      </w:pPr>
      <w:r w:rsidRPr="00FB1623">
        <w:t xml:space="preserve">Parking permits may be purchased at the Auxiliary Services Business Office.  </w:t>
      </w:r>
      <w:r w:rsidR="005C541D">
        <w:t>Students will be unable to park on campus if they do not have a parking permit.</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09" w:name="_Toc272398426"/>
      <w:r w:rsidRPr="00FB1623">
        <w:rPr>
          <w:rFonts w:ascii="Times New Roman" w:hAnsi="Times New Roman" w:cs="Times New Roman"/>
          <w:sz w:val="24"/>
          <w:szCs w:val="24"/>
          <w:u w:val="none"/>
        </w:rPr>
        <w:t>Pass and Audit Grading Options</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Enrollment Services 221</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x3240</w:t>
      </w:r>
      <w:bookmarkEnd w:id="109"/>
    </w:p>
    <w:p w:rsidR="00657BED" w:rsidRPr="00FB1623" w:rsidRDefault="00657BED" w:rsidP="007C0A56"/>
    <w:p w:rsidR="00657BED" w:rsidRPr="00FB1623" w:rsidRDefault="00657BED" w:rsidP="007C0A56">
      <w:r w:rsidRPr="00FB1623">
        <w:tab/>
      </w:r>
      <w:hyperlink r:id="rId133" w:history="1">
        <w:r w:rsidRPr="00FB1623">
          <w:rPr>
            <w:rStyle w:val="Hyperlink"/>
          </w:rPr>
          <w:t>www.towson.edu/registrar/Records/Grading_Options.asp</w:t>
        </w:r>
      </w:hyperlink>
      <w:r w:rsidRPr="00FB1623">
        <w:t xml:space="preserve"> </w:t>
      </w:r>
    </w:p>
    <w:p w:rsidR="00657BED" w:rsidRPr="00FB1623" w:rsidRDefault="00657BED" w:rsidP="007C0A56">
      <w:pPr>
        <w:ind w:left="720"/>
      </w:pPr>
      <w:r w:rsidRPr="00FB1623">
        <w:t xml:space="preserve">Students may apply up to 12 credits toward an undergraduate degree on a Pass basis.  At least a 2.00 grade equivalent must be completed to receive a grade of PS.  A grade below 2.00 results in the appropriate regular grade on you record (usually D or F).  This option is not available for courses required for completion of a major, minor, or teacher’s certification (without special permission from the program’s administrator).  Auditing courses (graded AU) are not applied toward degree; this must be done under standard grading.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10" w:name="_Toc272398427"/>
      <w:r w:rsidRPr="00FB1623">
        <w:rPr>
          <w:rFonts w:ascii="Times New Roman" w:hAnsi="Times New Roman" w:cs="Times New Roman"/>
          <w:sz w:val="24"/>
          <w:szCs w:val="24"/>
          <w:u w:val="none"/>
        </w:rPr>
        <w:t>Placement Testing</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Lecture Hall 7</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x2418</w:t>
      </w:r>
      <w:bookmarkEnd w:id="110"/>
    </w:p>
    <w:p w:rsidR="00657BED" w:rsidRPr="00FB1623" w:rsidRDefault="00657BED" w:rsidP="007C0A56"/>
    <w:p w:rsidR="00657BED" w:rsidRPr="00FB1623" w:rsidRDefault="00657BED" w:rsidP="007C0A56">
      <w:r w:rsidRPr="00FB1623">
        <w:tab/>
      </w:r>
      <w:hyperlink r:id="rId134" w:history="1">
        <w:r w:rsidRPr="00FB1623">
          <w:rPr>
            <w:rStyle w:val="Hyperlink"/>
          </w:rPr>
          <w:t>www.towson.edu/placementtesting</w:t>
        </w:r>
      </w:hyperlink>
      <w:r w:rsidRPr="00FB1623">
        <w:t xml:space="preserve"> </w:t>
      </w:r>
    </w:p>
    <w:p w:rsidR="00657BED" w:rsidRPr="00FB1623" w:rsidRDefault="00657BED" w:rsidP="007C0A56">
      <w:pPr>
        <w:ind w:left="720"/>
      </w:pPr>
      <w:r w:rsidRPr="00FB1623">
        <w:t xml:space="preserve">All matriculating freshman and all transfer students with fewer than 30 credits will be administered diagnostic placement tests unless they are exempt.  Students who do not attain the required minimum scores will be enrolled in developmental studies courses in the basic skills.  These courses will not count toward the 120 credits required for graduation.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11" w:name="_Toc272398428"/>
      <w:r w:rsidRPr="00FB1623">
        <w:rPr>
          <w:rFonts w:ascii="Times New Roman" w:hAnsi="Times New Roman" w:cs="Times New Roman"/>
          <w:sz w:val="24"/>
          <w:szCs w:val="24"/>
          <w:u w:val="none"/>
        </w:rPr>
        <w:t>Post Office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University Union 117</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x2260</w:t>
      </w:r>
      <w:bookmarkEnd w:id="111"/>
    </w:p>
    <w:p w:rsidR="00657BED" w:rsidRPr="00FB1623" w:rsidRDefault="00657BED" w:rsidP="007C0A56"/>
    <w:p w:rsidR="00657BED" w:rsidRPr="00FB1623" w:rsidRDefault="00657BED" w:rsidP="007C0A56">
      <w:r w:rsidRPr="00FB1623">
        <w:tab/>
      </w:r>
      <w:hyperlink r:id="rId135" w:history="1">
        <w:r w:rsidRPr="00FB1623">
          <w:rPr>
            <w:rStyle w:val="Hyperlink"/>
          </w:rPr>
          <w:t>www.towson.edu/adminfinance/facilities/mailservices</w:t>
        </w:r>
      </w:hyperlink>
      <w:r w:rsidRPr="00FB1623">
        <w:t xml:space="preserve"> </w:t>
      </w:r>
    </w:p>
    <w:p w:rsidR="00657BED" w:rsidRPr="00FB1623" w:rsidRDefault="00657BED" w:rsidP="007C0A56">
      <w:pPr>
        <w:ind w:left="720"/>
      </w:pPr>
      <w:r w:rsidRPr="00FB1623">
        <w:t xml:space="preserve">The TU Post Office provides campus mail pickup and delivery, processing of incoming and outgoing US Postal Service mail, expedited (overnight) mail services, UPS shipping, FedEx shipping, student mailboxes, and a Postal Contract station.  Service is available from 8 am – 4 pm, Monday through Friday.  The bulk mailing service is located in the Administration building at x3279.  </w:t>
      </w:r>
    </w:p>
    <w:p w:rsidR="00657BED" w:rsidRPr="00FB1623" w:rsidRDefault="00657BED" w:rsidP="007C0A56"/>
    <w:p w:rsidR="005C541D" w:rsidRDefault="005C541D">
      <w:pPr>
        <w:rPr>
          <w:b/>
          <w:bCs/>
        </w:rPr>
      </w:pPr>
      <w:r>
        <w:br w:type="page"/>
      </w:r>
    </w:p>
    <w:p w:rsidR="00657BED" w:rsidRPr="00FB1623" w:rsidRDefault="00657BED" w:rsidP="002C6F22">
      <w:pPr>
        <w:pStyle w:val="Heading2"/>
        <w:rPr>
          <w:rFonts w:ascii="Times New Roman" w:hAnsi="Times New Roman" w:cs="Times New Roman"/>
          <w:sz w:val="24"/>
          <w:szCs w:val="24"/>
          <w:u w:val="none"/>
        </w:rPr>
      </w:pPr>
      <w:bookmarkStart w:id="112" w:name="_Toc272398429"/>
      <w:r w:rsidRPr="00FB1623">
        <w:rPr>
          <w:rFonts w:ascii="Times New Roman" w:hAnsi="Times New Roman" w:cs="Times New Roman"/>
          <w:sz w:val="24"/>
          <w:szCs w:val="24"/>
          <w:u w:val="none"/>
        </w:rPr>
        <w:lastRenderedPageBreak/>
        <w:t>Readmission to Degree Candidacy</w:t>
      </w:r>
      <w:r w:rsidRPr="00FB1623">
        <w:rPr>
          <w:rFonts w:ascii="Times New Roman" w:hAnsi="Times New Roman" w:cs="Times New Roman"/>
          <w:sz w:val="24"/>
          <w:szCs w:val="24"/>
          <w:u w:val="none"/>
        </w:rPr>
        <w:tab/>
      </w:r>
      <w:r w:rsidR="00821DDF"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Enrollment Services 235</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x2007</w:t>
      </w:r>
      <w:bookmarkEnd w:id="112"/>
    </w:p>
    <w:p w:rsidR="00657BED" w:rsidRPr="00FB1623" w:rsidRDefault="00657BED" w:rsidP="007C0A56"/>
    <w:p w:rsidR="00657BED" w:rsidRPr="00FB1623" w:rsidRDefault="00657BED" w:rsidP="007C0A56">
      <w:r w:rsidRPr="00FB1623">
        <w:tab/>
      </w:r>
      <w:hyperlink r:id="rId136" w:history="1">
        <w:r w:rsidRPr="00FB1623">
          <w:rPr>
            <w:rStyle w:val="Hyperlink"/>
          </w:rPr>
          <w:t>www.towson.edu/registrar/readmission.asp</w:t>
        </w:r>
      </w:hyperlink>
      <w:r w:rsidRPr="00FB1623">
        <w:t xml:space="preserve"> </w:t>
      </w:r>
    </w:p>
    <w:p w:rsidR="00657BED" w:rsidRPr="00FB1623" w:rsidRDefault="00657BED" w:rsidP="007C0A56">
      <w:pPr>
        <w:ind w:left="720"/>
      </w:pPr>
      <w:r w:rsidRPr="00FB1623">
        <w:t>Students who were previously admitted to TU and have had a break in enrollment must apply for readmission to degree candidacy through the Registrar’s Office.   Students who were not in good standing when last enrolled will be readmitted according to their status.  Specific information may be obtained through the Registrar’s Office or from the Undergraduate Catalog.  Application deadlines are August 1</w:t>
      </w:r>
      <w:r w:rsidRPr="00FB1623">
        <w:rPr>
          <w:vertAlign w:val="superscript"/>
        </w:rPr>
        <w:t>st</w:t>
      </w:r>
      <w:r w:rsidRPr="00FB1623">
        <w:t xml:space="preserve"> for the fall semester and December 1</w:t>
      </w:r>
      <w:r w:rsidRPr="00FB1623">
        <w:rPr>
          <w:vertAlign w:val="superscript"/>
        </w:rPr>
        <w:t>st</w:t>
      </w:r>
      <w:r w:rsidRPr="00FB1623">
        <w:t xml:space="preserve"> for spring.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13" w:name="_Toc272398430"/>
      <w:r w:rsidRPr="00FB1623">
        <w:rPr>
          <w:rFonts w:ascii="Times New Roman" w:hAnsi="Times New Roman" w:cs="Times New Roman"/>
          <w:sz w:val="24"/>
          <w:szCs w:val="24"/>
          <w:u w:val="none"/>
        </w:rPr>
        <w:t>Records</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Enrollment Services 221</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x3240</w:t>
      </w:r>
      <w:bookmarkEnd w:id="113"/>
      <w:r w:rsidRPr="00FB1623">
        <w:rPr>
          <w:rFonts w:ascii="Times New Roman" w:hAnsi="Times New Roman" w:cs="Times New Roman"/>
          <w:sz w:val="24"/>
          <w:szCs w:val="24"/>
          <w:u w:val="none"/>
        </w:rPr>
        <w:tab/>
      </w:r>
    </w:p>
    <w:p w:rsidR="00657BED" w:rsidRPr="00FB1623" w:rsidRDefault="00657BED" w:rsidP="007C0A56"/>
    <w:p w:rsidR="00657BED" w:rsidRPr="00FB1623" w:rsidRDefault="00657BED" w:rsidP="007C0A56">
      <w:r w:rsidRPr="00FB1623">
        <w:tab/>
      </w:r>
      <w:hyperlink r:id="rId137" w:history="1">
        <w:r w:rsidRPr="00FB1623">
          <w:rPr>
            <w:rStyle w:val="Hyperlink"/>
          </w:rPr>
          <w:t>www.towson.edu/adminfinance/facilities/mm/RecordsManagement.asp</w:t>
        </w:r>
      </w:hyperlink>
      <w:r w:rsidRPr="00FB1623">
        <w:t xml:space="preserve"> </w:t>
      </w:r>
    </w:p>
    <w:p w:rsidR="00657BED" w:rsidRPr="00FB1623" w:rsidRDefault="00657BED" w:rsidP="007C0A56">
      <w:r w:rsidRPr="00FB1623">
        <w:tab/>
        <w:t xml:space="preserve">Questions concerning students’ academic records should be referred to the Records Office.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14" w:name="_Toc272398431"/>
      <w:r w:rsidRPr="00FB1623">
        <w:rPr>
          <w:rFonts w:ascii="Times New Roman" w:hAnsi="Times New Roman" w:cs="Times New Roman"/>
          <w:sz w:val="24"/>
          <w:szCs w:val="24"/>
          <w:u w:val="none"/>
        </w:rPr>
        <w:t>Refund Policy</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Bursar’s Of</w:t>
      </w:r>
      <w:r w:rsidR="001F7025">
        <w:rPr>
          <w:rFonts w:ascii="Times New Roman" w:hAnsi="Times New Roman" w:cs="Times New Roman"/>
          <w:sz w:val="24"/>
          <w:szCs w:val="24"/>
          <w:u w:val="none"/>
        </w:rPr>
        <w:t>fice, Enrollment Services 336</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x2100</w:t>
      </w:r>
      <w:bookmarkEnd w:id="114"/>
    </w:p>
    <w:p w:rsidR="00657BED" w:rsidRPr="00FB1623" w:rsidRDefault="00657BED" w:rsidP="007C0A56"/>
    <w:p w:rsidR="00657BED" w:rsidRPr="00FB1623" w:rsidRDefault="00657BED" w:rsidP="007C0A56">
      <w:r w:rsidRPr="00FB1623">
        <w:tab/>
      </w:r>
      <w:hyperlink r:id="rId138" w:history="1">
        <w:r w:rsidRPr="00FB1623">
          <w:rPr>
            <w:rStyle w:val="Hyperlink"/>
          </w:rPr>
          <w:t>www.towson.edu/adminfinance/fiscalplanning/bursar/refunds</w:t>
        </w:r>
      </w:hyperlink>
      <w:r w:rsidRPr="00FB1623">
        <w:t xml:space="preserve"> </w:t>
      </w:r>
    </w:p>
    <w:p w:rsidR="00657BED" w:rsidRPr="00FB1623" w:rsidRDefault="00657BED" w:rsidP="007C0A56">
      <w:pPr>
        <w:ind w:left="720"/>
      </w:pPr>
      <w:r w:rsidRPr="00FB1623">
        <w:t>Please refer to the current Bursar’s Office website for a schedule of refund dates, or call the Bursar’s Office.</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15" w:name="_Toc272398432"/>
      <w:r w:rsidRPr="00FB1623">
        <w:rPr>
          <w:rFonts w:ascii="Times New Roman" w:hAnsi="Times New Roman" w:cs="Times New Roman"/>
          <w:sz w:val="24"/>
          <w:szCs w:val="24"/>
          <w:u w:val="none"/>
        </w:rPr>
        <w:t>Registrar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Enrollment Services 229</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x2701</w:t>
      </w:r>
      <w:bookmarkEnd w:id="115"/>
    </w:p>
    <w:p w:rsidR="00657BED" w:rsidRPr="00FB1623" w:rsidRDefault="00657BED" w:rsidP="007C0A56">
      <w:pPr>
        <w:rPr>
          <w:b/>
        </w:rPr>
      </w:pPr>
    </w:p>
    <w:p w:rsidR="00657BED" w:rsidRPr="00FB1623" w:rsidRDefault="00657BED" w:rsidP="007C0A56">
      <w:r w:rsidRPr="00FB1623">
        <w:rPr>
          <w:b/>
        </w:rPr>
        <w:tab/>
      </w:r>
      <w:hyperlink r:id="rId139" w:history="1">
        <w:r w:rsidRPr="00FB1623">
          <w:rPr>
            <w:rStyle w:val="Hyperlink"/>
          </w:rPr>
          <w:t>www.towson.edu/registrar</w:t>
        </w:r>
      </w:hyperlink>
      <w:r w:rsidRPr="00FB1623">
        <w:t xml:space="preserve"> </w:t>
      </w:r>
    </w:p>
    <w:p w:rsidR="00CE2160" w:rsidRPr="00FB1623" w:rsidRDefault="00657BED" w:rsidP="00CE2160">
      <w:pPr>
        <w:ind w:left="720"/>
      </w:pPr>
      <w:r w:rsidRPr="00FB1623">
        <w:t>The Office of the Registrar serves students, faculty members, administrators, alumni, and the general public in the areas of reg</w:t>
      </w:r>
      <w:r w:rsidRPr="00FB1623">
        <w:softHyphen/>
        <w:t>istration, grades, records and transcripts, readmission, inter-institutional registration and national exchange programs, veteran’s benefits, and undergraduate graduation.</w:t>
      </w:r>
      <w:bookmarkStart w:id="116" w:name="_Toc272160301"/>
      <w:r w:rsidR="00CE2160">
        <w:t xml:space="preserve"> </w:t>
      </w:r>
      <w:r w:rsidR="00CE2160" w:rsidRPr="00FB1623">
        <w:t>Enrollment Services</w:t>
      </w:r>
      <w:r w:rsidR="00CE2160">
        <w:t xml:space="preserve"> is part of the Registrar’s Office.</w:t>
      </w:r>
      <w:bookmarkEnd w:id="116"/>
      <w:r w:rsidR="00CE2160" w:rsidRPr="00FB1623">
        <w:t xml:space="preserve"> This department manages course scheduling and registration, transfer student evaluations, Non-Traditional Undergraduate Programs, processing of admissions and financial aid applications and the Direct Loan Program.</w:t>
      </w:r>
      <w:r w:rsidR="00CE2160">
        <w:t xml:space="preserve"> For more information, students may call </w:t>
      </w:r>
      <w:r w:rsidR="00CE2160" w:rsidRPr="00FB1623">
        <w:t>x2471</w:t>
      </w:r>
      <w:r w:rsidR="00CE2160">
        <w:t xml:space="preserve"> or visit </w:t>
      </w:r>
      <w:hyperlink r:id="rId140" w:history="1">
        <w:r w:rsidR="00CE2160" w:rsidRPr="00FB1623">
          <w:rPr>
            <w:rStyle w:val="Hyperlink"/>
          </w:rPr>
          <w:t>http://onestop.towson.edu</w:t>
        </w:r>
      </w:hyperlink>
      <w:r w:rsidR="00CE2160">
        <w:t>.</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17" w:name="_Toc272398433"/>
      <w:r w:rsidRPr="00FB1623">
        <w:rPr>
          <w:rFonts w:ascii="Times New Roman" w:hAnsi="Times New Roman" w:cs="Times New Roman"/>
          <w:sz w:val="24"/>
          <w:szCs w:val="24"/>
          <w:u w:val="none"/>
        </w:rPr>
        <w:t>Repeat Course Form</w:t>
      </w:r>
      <w:bookmarkEnd w:id="117"/>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p>
    <w:p w:rsidR="00657BED" w:rsidRPr="00FB1623" w:rsidRDefault="00657BED" w:rsidP="007C0A56">
      <w:pPr>
        <w:rPr>
          <w:b/>
        </w:rPr>
      </w:pPr>
    </w:p>
    <w:p w:rsidR="00657BED" w:rsidRPr="00FB1623" w:rsidRDefault="00657BED" w:rsidP="007C0A56">
      <w:r w:rsidRPr="00FB1623">
        <w:tab/>
      </w:r>
      <w:hyperlink r:id="rId141" w:history="1">
        <w:r w:rsidRPr="00FB1623">
          <w:rPr>
            <w:rStyle w:val="Hyperlink"/>
          </w:rPr>
          <w:t>www.towson.edu/registrar/forms/documents/ThirdAttemptForm_rvsd_INAC_000.pdf</w:t>
        </w:r>
      </w:hyperlink>
      <w:r w:rsidRPr="00FB1623">
        <w:t xml:space="preserve"> </w:t>
      </w:r>
    </w:p>
    <w:p w:rsidR="00657BED" w:rsidRPr="00FB1623" w:rsidRDefault="00657BED" w:rsidP="007C0A56">
      <w:pPr>
        <w:ind w:left="720"/>
      </w:pPr>
      <w:r w:rsidRPr="00FB1623">
        <w:t>Students who have made a second attempt of a course, and wish to make a third attempt, must submit a Third Attempt of a Course petition to Academic Standards Committee.   Students must submit this form to have their records adjusted for the repeated course; adjustment is not automatic.</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18" w:name="_Toc272398434"/>
      <w:r w:rsidRPr="00FB1623">
        <w:rPr>
          <w:rFonts w:ascii="Times New Roman" w:hAnsi="Times New Roman" w:cs="Times New Roman"/>
          <w:sz w:val="24"/>
          <w:szCs w:val="24"/>
          <w:u w:val="none"/>
        </w:rPr>
        <w:t>Repeating Courses</w:t>
      </w:r>
      <w:bookmarkEnd w:id="118"/>
      <w:r w:rsidRPr="00FB1623">
        <w:rPr>
          <w:rFonts w:ascii="Times New Roman" w:hAnsi="Times New Roman" w:cs="Times New Roman"/>
          <w:sz w:val="24"/>
          <w:szCs w:val="24"/>
          <w:u w:val="none"/>
        </w:rPr>
        <w:t xml:space="preserve">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p>
    <w:p w:rsidR="00657BED" w:rsidRPr="00FB1623" w:rsidRDefault="00657BED" w:rsidP="007C0A56"/>
    <w:p w:rsidR="00657BED" w:rsidRPr="00FB1623" w:rsidRDefault="00657BED" w:rsidP="007C0A56">
      <w:pPr>
        <w:ind w:left="720"/>
      </w:pPr>
      <w:r w:rsidRPr="00FB1623">
        <w:t xml:space="preserve">When courses are repeated, students will receive credit for the course only once.  Only the higher of the two grades will be calculated in the QPA; the lower grade will remain on the record with a </w:t>
      </w:r>
      <w:r w:rsidRPr="00FB1623">
        <w:rPr>
          <w:i/>
        </w:rPr>
        <w:t>repeat included</w:t>
      </w:r>
      <w:r w:rsidRPr="00FB1623">
        <w:t xml:space="preserve"> or </w:t>
      </w:r>
      <w:r w:rsidRPr="00FB1623">
        <w:rPr>
          <w:i/>
        </w:rPr>
        <w:t xml:space="preserve">excluded </w:t>
      </w:r>
      <w:r w:rsidRPr="00FB1623">
        <w:t>message, whichever is appropriate.  Students may not make a third attempt of a course except with prior approval.  Courses</w:t>
      </w:r>
      <w:r w:rsidR="009C6957">
        <w:t>,</w:t>
      </w:r>
      <w:r w:rsidRPr="00FB1623">
        <w:t xml:space="preserve"> in which low o</w:t>
      </w:r>
      <w:r w:rsidR="005C541D">
        <w:t>r</w:t>
      </w:r>
      <w:r w:rsidRPr="00FB1623">
        <w:t xml:space="preserve"> failing grades were earned at Towson</w:t>
      </w:r>
      <w:r w:rsidR="009C6957">
        <w:t>,</w:t>
      </w:r>
      <w:r w:rsidRPr="00FB1623">
        <w:t xml:space="preserve"> MUST be repeated at Towson in order for the record to be adjusted and the QPA to be recalculated. </w:t>
      </w:r>
      <w:r w:rsidR="005C541D">
        <w:t>The CBE’s policy is that students may only repeat two courses once or one course twice.</w:t>
      </w:r>
    </w:p>
    <w:p w:rsidR="00657BED" w:rsidRPr="00FB1623" w:rsidRDefault="00657BED" w:rsidP="007C0A56"/>
    <w:p w:rsidR="005C541D" w:rsidRDefault="005C541D">
      <w:pPr>
        <w:rPr>
          <w:b/>
          <w:bCs/>
        </w:rPr>
      </w:pPr>
      <w:r>
        <w:br w:type="page"/>
      </w:r>
    </w:p>
    <w:p w:rsidR="00657BED" w:rsidRPr="00FB1623" w:rsidRDefault="00657BED" w:rsidP="002C6F22">
      <w:pPr>
        <w:pStyle w:val="Heading2"/>
        <w:rPr>
          <w:rFonts w:ascii="Times New Roman" w:hAnsi="Times New Roman" w:cs="Times New Roman"/>
          <w:sz w:val="24"/>
          <w:szCs w:val="24"/>
          <w:u w:val="none"/>
        </w:rPr>
      </w:pPr>
      <w:bookmarkStart w:id="119" w:name="_Toc272398435"/>
      <w:r w:rsidRPr="00FB1623">
        <w:rPr>
          <w:rFonts w:ascii="Times New Roman" w:hAnsi="Times New Roman" w:cs="Times New Roman"/>
          <w:sz w:val="24"/>
          <w:szCs w:val="24"/>
          <w:u w:val="none"/>
        </w:rPr>
        <w:lastRenderedPageBreak/>
        <w:t>Residency</w:t>
      </w:r>
      <w:bookmarkEnd w:id="119"/>
      <w:r w:rsidRPr="00FB1623">
        <w:rPr>
          <w:rFonts w:ascii="Times New Roman" w:hAnsi="Times New Roman" w:cs="Times New Roman"/>
          <w:sz w:val="24"/>
          <w:szCs w:val="24"/>
          <w:u w:val="none"/>
        </w:rPr>
        <w:t xml:space="preserve"> </w:t>
      </w:r>
    </w:p>
    <w:p w:rsidR="00657BED" w:rsidRPr="00FB1623" w:rsidRDefault="00657BED" w:rsidP="007C0A56">
      <w:r w:rsidRPr="00FB1623">
        <w:tab/>
      </w:r>
    </w:p>
    <w:p w:rsidR="00657BED" w:rsidRPr="00FB1623" w:rsidRDefault="00657BED" w:rsidP="007C0A56">
      <w:pPr>
        <w:ind w:left="720"/>
      </w:pPr>
      <w:r w:rsidRPr="00FB1623">
        <w:t xml:space="preserve">In-state residency for the purpose of establishing tuition is explained in Appendix C of the Undergraduate Catalog.  Incoming students should contact the Admissions Office for information; continuing or readmitted students should contact the Registrar’s Office.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20" w:name="_Toc272398436"/>
      <w:r w:rsidRPr="00FB1623">
        <w:rPr>
          <w:rFonts w:ascii="Times New Roman" w:hAnsi="Times New Roman" w:cs="Times New Roman"/>
          <w:sz w:val="24"/>
          <w:szCs w:val="24"/>
          <w:u w:val="none"/>
        </w:rPr>
        <w:t>Retail/Vending Po</w:t>
      </w:r>
      <w:r w:rsidR="001F7025">
        <w:rPr>
          <w:rFonts w:ascii="Times New Roman" w:hAnsi="Times New Roman" w:cs="Times New Roman"/>
          <w:sz w:val="24"/>
          <w:szCs w:val="24"/>
          <w:u w:val="none"/>
        </w:rPr>
        <w:t>ints</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t>University Union 118</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x2285</w:t>
      </w:r>
      <w:bookmarkEnd w:id="120"/>
    </w:p>
    <w:p w:rsidR="00657BED" w:rsidRPr="00FB1623" w:rsidRDefault="00657BED" w:rsidP="007C0A56"/>
    <w:p w:rsidR="00657BED" w:rsidRPr="00FB1623" w:rsidRDefault="00657BED" w:rsidP="007C0A56">
      <w:r w:rsidRPr="00FB1623">
        <w:tab/>
      </w:r>
      <w:hyperlink r:id="rId142" w:history="1">
        <w:r w:rsidRPr="00FB1623">
          <w:rPr>
            <w:rStyle w:val="Hyperlink"/>
          </w:rPr>
          <w:t>https://services.jsatech.com/index.php?cid=11</w:t>
        </w:r>
      </w:hyperlink>
    </w:p>
    <w:p w:rsidR="00657BED" w:rsidRPr="00FB1623" w:rsidRDefault="00657BED" w:rsidP="007C0A56">
      <w:pPr>
        <w:ind w:left="720"/>
      </w:pPr>
      <w:r w:rsidRPr="00FB1623">
        <w:t>To open a Retail/Vending account, fill out the application form for you TU OneCard and return it with your payment to Auxiliary Services (UU 118).  These accounts allow you to use your One Card at select vending machines, all washers and dryers, and the University Store (textbooks, supplies and convenience store items).</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21" w:name="_Toc272398437"/>
      <w:r w:rsidRPr="00FB1623">
        <w:rPr>
          <w:rFonts w:ascii="Times New Roman" w:hAnsi="Times New Roman" w:cs="Times New Roman"/>
          <w:sz w:val="24"/>
          <w:szCs w:val="24"/>
          <w:u w:val="none"/>
        </w:rPr>
        <w:t>ROTC (Reserve Officers Training Corps)</w:t>
      </w:r>
      <w:bookmarkEnd w:id="121"/>
    </w:p>
    <w:p w:rsidR="00657BED" w:rsidRPr="00FB1623" w:rsidRDefault="00657BED" w:rsidP="007C0A56"/>
    <w:p w:rsidR="00657BED" w:rsidRPr="00FB1623" w:rsidRDefault="00657BED" w:rsidP="007C0A56">
      <w:r w:rsidRPr="00FB1623">
        <w:tab/>
      </w:r>
      <w:hyperlink r:id="rId143" w:history="1">
        <w:r w:rsidRPr="00FB1623">
          <w:rPr>
            <w:rStyle w:val="Hyperlink"/>
          </w:rPr>
          <w:t>www.towson.edu/main/academics/ugrad/Militaryscienceprograms.asp</w:t>
        </w:r>
      </w:hyperlink>
      <w:r w:rsidRPr="00FB1623">
        <w:t xml:space="preserve"> </w:t>
      </w:r>
    </w:p>
    <w:p w:rsidR="00657BED" w:rsidRPr="00FB1623" w:rsidRDefault="00657BED" w:rsidP="007C0A56">
      <w:pPr>
        <w:ind w:left="720"/>
      </w:pPr>
      <w:r w:rsidRPr="00FB1623">
        <w:t xml:space="preserve">Towson University offers both Army and Air Force ROTC through a cooperative agreement with Loyola College, respectively.  For information, call Loyola’s Military Science Department at (410) 617-2387.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22" w:name="_Toc272398438"/>
      <w:r w:rsidRPr="00FB1623">
        <w:rPr>
          <w:rFonts w:ascii="Times New Roman" w:hAnsi="Times New Roman" w:cs="Times New Roman"/>
          <w:sz w:val="24"/>
          <w:szCs w:val="24"/>
          <w:u w:val="none"/>
        </w:rPr>
        <w:t>SAGE Program (Students Achieve Goals through Education)</w:t>
      </w:r>
      <w:bookmarkEnd w:id="122"/>
    </w:p>
    <w:p w:rsidR="00657BED" w:rsidRPr="00FB1623" w:rsidRDefault="00657BED" w:rsidP="007C0A56">
      <w:pPr>
        <w:rPr>
          <w:b/>
        </w:rPr>
      </w:pPr>
      <w:r w:rsidRPr="00FB1623">
        <w:rPr>
          <w:b/>
        </w:rPr>
        <w:t>University Union 313</w:t>
      </w:r>
      <w:r w:rsidRPr="00FB1623">
        <w:rPr>
          <w:b/>
        </w:rPr>
        <w:tab/>
      </w:r>
      <w:r w:rsidRPr="00FB1623">
        <w:rPr>
          <w:b/>
        </w:rPr>
        <w:tab/>
      </w:r>
      <w:r w:rsidRPr="00FB1623">
        <w:rPr>
          <w:b/>
        </w:rPr>
        <w:tab/>
      </w:r>
      <w:r w:rsidRPr="00FB1623">
        <w:rPr>
          <w:b/>
        </w:rPr>
        <w:tab/>
      </w:r>
      <w:r w:rsidRPr="00FB1623">
        <w:rPr>
          <w:b/>
        </w:rPr>
        <w:tab/>
      </w:r>
      <w:r w:rsidRPr="00FB1623">
        <w:rPr>
          <w:b/>
        </w:rPr>
        <w:tab/>
      </w:r>
      <w:r w:rsidRPr="00FB1623">
        <w:rPr>
          <w:b/>
        </w:rPr>
        <w:tab/>
      </w:r>
      <w:r w:rsidRPr="00FB1623">
        <w:rPr>
          <w:b/>
        </w:rPr>
        <w:tab/>
      </w:r>
      <w:r w:rsidRPr="00FB1623">
        <w:rPr>
          <w:b/>
        </w:rPr>
        <w:tab/>
      </w:r>
      <w:r w:rsidRPr="00FB1623">
        <w:rPr>
          <w:b/>
        </w:rPr>
        <w:tab/>
      </w:r>
      <w:r w:rsidRPr="00FB1623">
        <w:rPr>
          <w:b/>
        </w:rPr>
        <w:tab/>
        <w:t>x2051</w:t>
      </w:r>
    </w:p>
    <w:p w:rsidR="00657BED" w:rsidRPr="00FB1623" w:rsidRDefault="00657BED" w:rsidP="007C0A56"/>
    <w:p w:rsidR="00657BED" w:rsidRPr="00FB1623" w:rsidRDefault="00657BED" w:rsidP="007C0A56">
      <w:r w:rsidRPr="00FB1623">
        <w:tab/>
      </w:r>
      <w:hyperlink r:id="rId144" w:history="1">
        <w:r w:rsidRPr="00FB1623">
          <w:rPr>
            <w:rStyle w:val="Hyperlink"/>
          </w:rPr>
          <w:t>www.towson.edu/sage</w:t>
        </w:r>
      </w:hyperlink>
      <w:r w:rsidRPr="00FB1623">
        <w:t xml:space="preserve"> </w:t>
      </w:r>
    </w:p>
    <w:p w:rsidR="00657BED" w:rsidRPr="00FB1623" w:rsidRDefault="00657BED" w:rsidP="007C0A56">
      <w:pPr>
        <w:ind w:left="720"/>
      </w:pPr>
      <w:r w:rsidRPr="00FB1623">
        <w:t xml:space="preserve">The SAGE program primarily encourages first and second semester African-American students to excel academically as well as involve themselves in campus-wide activities.  All students, regardless of race or ethnic background, can participate in the SAGE program.  Participants are invited to a weekly program activity that provides social and networking opportunities as well as information about career development, study skills, stress management, financial planning, campus-wide resources, celebrating academic success and informal academic advising.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23" w:name="_Toc272398439"/>
      <w:r w:rsidRPr="00FB1623">
        <w:rPr>
          <w:rFonts w:ascii="Times New Roman" w:hAnsi="Times New Roman" w:cs="Times New Roman"/>
          <w:sz w:val="24"/>
          <w:szCs w:val="24"/>
          <w:u w:val="none"/>
        </w:rPr>
        <w:t>Satisfactory/Unsatisfactory (S/U) Grading</w:t>
      </w:r>
      <w:bookmarkEnd w:id="123"/>
    </w:p>
    <w:p w:rsidR="00657BED" w:rsidRPr="00FB1623" w:rsidRDefault="00657BED" w:rsidP="007C0A56">
      <w:r w:rsidRPr="00FB1623">
        <w:tab/>
      </w:r>
    </w:p>
    <w:p w:rsidR="00657BED" w:rsidRPr="00FB1623" w:rsidRDefault="00657BED" w:rsidP="007C0A56">
      <w:pPr>
        <w:ind w:left="720"/>
      </w:pPr>
      <w:r w:rsidRPr="00FB1623">
        <w:t xml:space="preserve">The Academic Standards Committee and the University Curriculum Committee assign primarily to those courses offered for skill development and to other courses upon the recommendation of the appropriate academic department and approval this grading option.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24" w:name="_Toc272398440"/>
      <w:r w:rsidRPr="00FB1623">
        <w:rPr>
          <w:rFonts w:ascii="Times New Roman" w:hAnsi="Times New Roman" w:cs="Times New Roman"/>
          <w:sz w:val="24"/>
          <w:szCs w:val="24"/>
          <w:u w:val="none"/>
        </w:rPr>
        <w:t xml:space="preserve">Scholarships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t>Enrollment Services 305</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ab/>
        <w:t>x2647</w:t>
      </w:r>
      <w:bookmarkEnd w:id="124"/>
    </w:p>
    <w:p w:rsidR="00657BED" w:rsidRPr="00FB1623" w:rsidRDefault="00657BED" w:rsidP="007C0A56"/>
    <w:p w:rsidR="00657BED" w:rsidRPr="00FB1623" w:rsidRDefault="00657BED" w:rsidP="007C0A56">
      <w:r w:rsidRPr="00FB1623">
        <w:tab/>
      </w:r>
      <w:hyperlink r:id="rId145" w:history="1">
        <w:r w:rsidRPr="00FB1623">
          <w:rPr>
            <w:rStyle w:val="Hyperlink"/>
          </w:rPr>
          <w:t>www.towson.edu/finaid</w:t>
        </w:r>
      </w:hyperlink>
      <w:r w:rsidRPr="00FB1623">
        <w:t xml:space="preserve"> </w:t>
      </w:r>
    </w:p>
    <w:p w:rsidR="00657BED" w:rsidRPr="00FB1623" w:rsidRDefault="00657BED" w:rsidP="007C0A56">
      <w:pPr>
        <w:ind w:left="720"/>
      </w:pPr>
      <w:r w:rsidRPr="00FB1623">
        <w:t>Towson University offers many scholarships to both incoming and continuing students.  A listing of these appears under ‘Scholarships’ in the front of the Undergraduate Catalog.  If students have questions beyond what appears in the catalog, they may contact the Scholarship Office.</w:t>
      </w:r>
    </w:p>
    <w:p w:rsidR="001F7025" w:rsidRPr="001F7025" w:rsidRDefault="001F7025" w:rsidP="001F7025"/>
    <w:p w:rsidR="00657BED" w:rsidRPr="00FB1623" w:rsidRDefault="00657BED" w:rsidP="002C6F22">
      <w:pPr>
        <w:pStyle w:val="Heading2"/>
        <w:rPr>
          <w:rFonts w:ascii="Times New Roman" w:hAnsi="Times New Roman" w:cs="Times New Roman"/>
          <w:sz w:val="24"/>
          <w:szCs w:val="24"/>
          <w:u w:val="none"/>
        </w:rPr>
      </w:pPr>
      <w:bookmarkStart w:id="125" w:name="_Toc272398441"/>
      <w:r w:rsidRPr="00FB1623">
        <w:rPr>
          <w:rFonts w:ascii="Times New Roman" w:hAnsi="Times New Roman" w:cs="Times New Roman"/>
          <w:sz w:val="24"/>
          <w:szCs w:val="24"/>
          <w:u w:val="none"/>
        </w:rPr>
        <w:t>Screened Majors</w:t>
      </w:r>
      <w:bookmarkEnd w:id="125"/>
    </w:p>
    <w:p w:rsidR="00657BED" w:rsidRPr="00FB1623" w:rsidRDefault="00657BED" w:rsidP="007C0A56"/>
    <w:p w:rsidR="00657BED" w:rsidRPr="00FB1623" w:rsidRDefault="00657BED" w:rsidP="007C0A56">
      <w:pPr>
        <w:ind w:left="720"/>
      </w:pPr>
      <w:r w:rsidRPr="00FB1623">
        <w:t xml:space="preserve">Certain major programs screen applicants to the program.  Admission to the University does not guarantee admission to the major.  Students who wish to declare those programs must fulfill specific pre-major requirements, which include, but are not limited to, completion of specific courses and </w:t>
      </w:r>
      <w:r w:rsidRPr="00FB1623">
        <w:lastRenderedPageBreak/>
        <w:t xml:space="preserve">attainment of a minimum cumulative </w:t>
      </w:r>
      <w:r w:rsidR="005C541D">
        <w:t xml:space="preserve">grade point </w:t>
      </w:r>
      <w:r w:rsidRPr="00FB1623">
        <w:t>average.  Refer to the Undergraduate Catalog for more information on these programs.  (see “Declaring a Major”)</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26" w:name="_Toc272398442"/>
      <w:r w:rsidRPr="00FB1623">
        <w:rPr>
          <w:rFonts w:ascii="Times New Roman" w:hAnsi="Times New Roman" w:cs="Times New Roman"/>
          <w:sz w:val="24"/>
          <w:szCs w:val="24"/>
          <w:u w:val="none"/>
        </w:rPr>
        <w:t xml:space="preserve">Second Bachelors Degree Program </w:t>
      </w:r>
      <w:r w:rsidRPr="00FB1623">
        <w:rPr>
          <w:rFonts w:ascii="Times New Roman" w:hAnsi="Times New Roman" w:cs="Times New Roman"/>
          <w:sz w:val="24"/>
          <w:szCs w:val="24"/>
          <w:u w:val="none"/>
        </w:rPr>
        <w:tab/>
        <w:t>Enrollment Services 235</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x3296</w:t>
      </w:r>
      <w:bookmarkEnd w:id="126"/>
    </w:p>
    <w:p w:rsidR="00657BED" w:rsidRPr="00FB1623" w:rsidRDefault="00657BED" w:rsidP="007C0A56"/>
    <w:p w:rsidR="00657BED" w:rsidRPr="00FB1623" w:rsidRDefault="00657BED" w:rsidP="007C0A56">
      <w:r w:rsidRPr="00FB1623">
        <w:tab/>
      </w:r>
      <w:hyperlink r:id="rId146" w:history="1">
        <w:r w:rsidRPr="00FB1623">
          <w:rPr>
            <w:rStyle w:val="Hyperlink"/>
          </w:rPr>
          <w:t>http://www.towson.edu/main/admissions/secondbachelor/index.asp</w:t>
        </w:r>
      </w:hyperlink>
      <w:r w:rsidRPr="00FB1623">
        <w:t xml:space="preserve"> </w:t>
      </w:r>
    </w:p>
    <w:p w:rsidR="00657BED" w:rsidRPr="00FB1623" w:rsidRDefault="006D006D" w:rsidP="007C0A56">
      <w:pPr>
        <w:ind w:left="720"/>
      </w:pPr>
      <w:r w:rsidRPr="00FB1623">
        <w:t>Students,</w:t>
      </w:r>
      <w:r w:rsidR="00657BED" w:rsidRPr="00FB1623">
        <w:t xml:space="preserve"> who have earned a previous baccalaureate degree and have a 2.00 CQPA, may apply for admission to the Second Bachelors Degree Program at Towson.  A maximum of 90 hours from the first degree may be applied toward the second degree.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27" w:name="_Toc272398443"/>
      <w:r w:rsidRPr="00FB1623">
        <w:rPr>
          <w:rFonts w:ascii="Times New Roman" w:hAnsi="Times New Roman" w:cs="Times New Roman"/>
          <w:sz w:val="24"/>
          <w:szCs w:val="24"/>
          <w:u w:val="none"/>
        </w:rPr>
        <w:t>Speech-Language-Hearing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Van Bokkelen Lower Level</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x3095</w:t>
      </w:r>
      <w:bookmarkEnd w:id="127"/>
    </w:p>
    <w:p w:rsidR="00657BED" w:rsidRPr="00FB1623" w:rsidRDefault="00657BED" w:rsidP="007C0A56"/>
    <w:p w:rsidR="00657BED" w:rsidRPr="00FB1623" w:rsidRDefault="00657BED" w:rsidP="007C0A56">
      <w:r w:rsidRPr="00FB1623">
        <w:tab/>
      </w:r>
      <w:hyperlink r:id="rId147" w:history="1">
        <w:r w:rsidRPr="00FB1623">
          <w:rPr>
            <w:rStyle w:val="Hyperlink"/>
          </w:rPr>
          <w:t>www.towson.edu/asld/speechlanguagehearingcenter/</w:t>
        </w:r>
      </w:hyperlink>
      <w:r w:rsidRPr="00FB1623">
        <w:t xml:space="preserve"> </w:t>
      </w:r>
    </w:p>
    <w:p w:rsidR="00657BED" w:rsidRPr="00FB1623" w:rsidRDefault="00657BED" w:rsidP="007C0A56">
      <w:pPr>
        <w:ind w:left="720"/>
      </w:pPr>
      <w:r w:rsidRPr="00FB1623">
        <w:t xml:space="preserve">The Center offers diagnostic and therapeutic services without charge to all Towson faculty, staff, students, and dependants.  </w:t>
      </w:r>
    </w:p>
    <w:p w:rsidR="00657BED" w:rsidRPr="00FB1623" w:rsidRDefault="00657BED" w:rsidP="002C6F22">
      <w:pPr>
        <w:pStyle w:val="Heading2"/>
        <w:rPr>
          <w:rFonts w:ascii="Times New Roman" w:hAnsi="Times New Roman" w:cs="Times New Roman"/>
          <w:sz w:val="24"/>
          <w:szCs w:val="24"/>
          <w:u w:val="none"/>
        </w:rPr>
      </w:pPr>
    </w:p>
    <w:p w:rsidR="00657BED" w:rsidRPr="00FB1623" w:rsidRDefault="00657BED" w:rsidP="002C6F22">
      <w:pPr>
        <w:pStyle w:val="Heading2"/>
        <w:rPr>
          <w:rFonts w:ascii="Times New Roman" w:hAnsi="Times New Roman" w:cs="Times New Roman"/>
          <w:sz w:val="24"/>
          <w:szCs w:val="24"/>
          <w:u w:val="none"/>
        </w:rPr>
      </w:pPr>
      <w:bookmarkStart w:id="128" w:name="_Toc272398444"/>
      <w:r w:rsidRPr="00FB1623">
        <w:rPr>
          <w:rFonts w:ascii="Times New Roman" w:hAnsi="Times New Roman" w:cs="Times New Roman"/>
          <w:sz w:val="24"/>
          <w:szCs w:val="24"/>
          <w:u w:val="none"/>
        </w:rPr>
        <w:t>Student Activities, Office of</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217</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x3307</w:t>
      </w:r>
      <w:bookmarkEnd w:id="128"/>
    </w:p>
    <w:p w:rsidR="00657BED" w:rsidRPr="00FB1623" w:rsidRDefault="00657BED" w:rsidP="007C0A56"/>
    <w:p w:rsidR="00657BED" w:rsidRPr="00FB1623" w:rsidRDefault="00657BED" w:rsidP="007C0A56">
      <w:r w:rsidRPr="00FB1623">
        <w:tab/>
      </w:r>
      <w:hyperlink r:id="rId148" w:history="1">
        <w:r w:rsidRPr="00FB1623">
          <w:rPr>
            <w:rStyle w:val="Hyperlink"/>
          </w:rPr>
          <w:t>www.towson.edu/studentactivities</w:t>
        </w:r>
      </w:hyperlink>
    </w:p>
    <w:p w:rsidR="00657BED" w:rsidRPr="00FB1623" w:rsidRDefault="00657BED" w:rsidP="006D006D">
      <w:pPr>
        <w:ind w:left="720"/>
      </w:pPr>
      <w:r w:rsidRPr="00FB1623">
        <w:t xml:space="preserve">This office offers advising to the Student Government Association and its affiliated organizations.  Areas of responsibility for the office include:  leadership development, Greek-letter organizations, commuter student services, non-traditional student services, campus programming, service and volunteerism, and student organization assistance.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29" w:name="_Toc272398445"/>
      <w:r w:rsidRPr="00FB1623">
        <w:rPr>
          <w:rFonts w:ascii="Times New Roman" w:hAnsi="Times New Roman" w:cs="Times New Roman"/>
          <w:sz w:val="24"/>
          <w:szCs w:val="24"/>
          <w:u w:val="none"/>
        </w:rPr>
        <w:t>Student Government Association</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226</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x2711</w:t>
      </w:r>
      <w:bookmarkEnd w:id="129"/>
    </w:p>
    <w:p w:rsidR="00657BED" w:rsidRPr="00FB1623" w:rsidRDefault="00657BED" w:rsidP="007C0A56"/>
    <w:p w:rsidR="00657BED" w:rsidRPr="00FB1623" w:rsidRDefault="00657BED" w:rsidP="007C0A56">
      <w:r w:rsidRPr="00FB1623">
        <w:tab/>
      </w:r>
      <w:hyperlink r:id="rId149" w:history="1">
        <w:r w:rsidRPr="00FB1623">
          <w:rPr>
            <w:rStyle w:val="Hyperlink"/>
          </w:rPr>
          <w:t>www.towson.edu/sga</w:t>
        </w:r>
      </w:hyperlink>
    </w:p>
    <w:p w:rsidR="00657BED" w:rsidRPr="00FB1623" w:rsidRDefault="00657BED" w:rsidP="007C0A56">
      <w:pPr>
        <w:ind w:left="720"/>
      </w:pPr>
      <w:r w:rsidRPr="00FB1623">
        <w:t xml:space="preserve">The SGA recognizes more than 150 clubs and organizations.  These groups provide students with a variety of leadership opportunities and experiences. The SGA is dedicated to improving students’ academic, social, and cultural environments while hearing students concerns.  Upon enrolling at TU, all students become members of the SGA.  This is the primary organization, which represents all students in planning, organizing and directing student organizations and programs on campus.  The SGA also works jointly with the faculty and administration in certain designated areas of governance of the university.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30" w:name="_Toc272398446"/>
      <w:r w:rsidRPr="00FB1623">
        <w:rPr>
          <w:rFonts w:ascii="Times New Roman" w:hAnsi="Times New Roman" w:cs="Times New Roman"/>
          <w:sz w:val="24"/>
          <w:szCs w:val="24"/>
          <w:u w:val="none"/>
        </w:rPr>
        <w:t>Study Abroad Office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Administration 2</w:t>
      </w:r>
      <w:r w:rsidRPr="00FB1623">
        <w:rPr>
          <w:rFonts w:ascii="Times New Roman" w:hAnsi="Times New Roman" w:cs="Times New Roman"/>
          <w:sz w:val="24"/>
          <w:szCs w:val="24"/>
          <w:u w:val="none"/>
          <w:vertAlign w:val="superscript"/>
        </w:rPr>
        <w:t>nd</w:t>
      </w:r>
      <w:r w:rsidRPr="00FB1623">
        <w:rPr>
          <w:rFonts w:ascii="Times New Roman" w:hAnsi="Times New Roman" w:cs="Times New Roman"/>
          <w:sz w:val="24"/>
          <w:szCs w:val="24"/>
          <w:u w:val="none"/>
        </w:rPr>
        <w:t xml:space="preserve"> Floor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x2451</w:t>
      </w:r>
      <w:bookmarkEnd w:id="130"/>
    </w:p>
    <w:p w:rsidR="00657BED" w:rsidRPr="00FB1623" w:rsidRDefault="00657BED" w:rsidP="007C0A56"/>
    <w:p w:rsidR="00657BED" w:rsidRPr="00FB1623" w:rsidRDefault="00657BED" w:rsidP="007C0A56">
      <w:r w:rsidRPr="00FB1623">
        <w:tab/>
      </w:r>
      <w:hyperlink r:id="rId150" w:history="1">
        <w:r w:rsidRPr="00FB1623">
          <w:rPr>
            <w:rStyle w:val="Hyperlink"/>
          </w:rPr>
          <w:t>www.towson.edu/studyabroad</w:t>
        </w:r>
      </w:hyperlink>
      <w:r w:rsidRPr="00FB1623">
        <w:t xml:space="preserve"> </w:t>
      </w:r>
    </w:p>
    <w:p w:rsidR="00657BED" w:rsidRPr="00FB1623" w:rsidRDefault="00657BED" w:rsidP="002C6F22">
      <w:pPr>
        <w:ind w:left="720"/>
      </w:pPr>
      <w:r w:rsidRPr="00FB1623">
        <w:t xml:space="preserve">TU students can choose from hundreds of study abroad programs around the world and many programs are open to students from outside Towson University.  Instruction is in a wide range of languages, including many options in English.  Academic credit can be applied toward fulfilling General Education and electives for degree programs.  Financial aid and scholarships are available.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31" w:name="_Toc272398447"/>
      <w:r w:rsidRPr="00FB1623">
        <w:rPr>
          <w:rFonts w:ascii="Times New Roman" w:hAnsi="Times New Roman" w:cs="Times New Roman"/>
          <w:sz w:val="24"/>
          <w:szCs w:val="24"/>
          <w:u w:val="none"/>
        </w:rPr>
        <w:t>Summer Trimester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5C541D">
        <w:rPr>
          <w:rFonts w:ascii="Times New Roman" w:hAnsi="Times New Roman" w:cs="Times New Roman"/>
          <w:sz w:val="24"/>
          <w:szCs w:val="24"/>
          <w:u w:val="none"/>
        </w:rPr>
        <w:tab/>
      </w:r>
      <w:r w:rsidR="005C541D">
        <w:rPr>
          <w:rFonts w:ascii="Times New Roman" w:hAnsi="Times New Roman" w:cs="Times New Roman"/>
          <w:sz w:val="24"/>
          <w:szCs w:val="24"/>
          <w:u w:val="none"/>
        </w:rPr>
        <w:tab/>
      </w:r>
      <w:r w:rsidRPr="00FB1623">
        <w:rPr>
          <w:rFonts w:ascii="Times New Roman" w:hAnsi="Times New Roman" w:cs="Times New Roman"/>
          <w:sz w:val="24"/>
          <w:szCs w:val="24"/>
          <w:u w:val="none"/>
        </w:rPr>
        <w:t>Enrollment Services 223</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x2701</w:t>
      </w:r>
      <w:bookmarkEnd w:id="131"/>
    </w:p>
    <w:p w:rsidR="00657BED" w:rsidRPr="00FB1623" w:rsidRDefault="00657BED" w:rsidP="007C0A56">
      <w:pPr>
        <w:rPr>
          <w:b/>
        </w:rPr>
      </w:pPr>
    </w:p>
    <w:p w:rsidR="005C541D" w:rsidRDefault="00657BED" w:rsidP="005C541D">
      <w:r w:rsidRPr="00FB1623">
        <w:tab/>
      </w:r>
      <w:hyperlink r:id="rId151" w:history="1">
        <w:r w:rsidR="005C541D" w:rsidRPr="00875771">
          <w:rPr>
            <w:rStyle w:val="Hyperlink"/>
          </w:rPr>
          <w:t>http://www.towson.edu/registrar/Registration/Summer_Registration.asp</w:t>
        </w:r>
      </w:hyperlink>
    </w:p>
    <w:p w:rsidR="00657BED" w:rsidRPr="00FB1623" w:rsidRDefault="00657BED" w:rsidP="005C541D">
      <w:pPr>
        <w:ind w:left="720"/>
      </w:pPr>
      <w:r w:rsidRPr="00FB1623">
        <w:t>TU’s summer sessions offer more than 900 classes, internships and independent study programs.  The summer program is made up of four sessions, with classes offered in a variety of scheduling formats and time frames to meet student needs.</w:t>
      </w:r>
    </w:p>
    <w:p w:rsidR="00657BED" w:rsidRPr="00FB1623" w:rsidRDefault="00657BED" w:rsidP="007C0A56">
      <w:pPr>
        <w:rPr>
          <w:b/>
        </w:rPr>
      </w:pPr>
    </w:p>
    <w:p w:rsidR="005C541D" w:rsidRDefault="005C541D">
      <w:pPr>
        <w:rPr>
          <w:b/>
          <w:bCs/>
        </w:rPr>
      </w:pPr>
      <w:r>
        <w:br w:type="page"/>
      </w:r>
    </w:p>
    <w:p w:rsidR="00657BED" w:rsidRPr="00FB1623" w:rsidRDefault="00657BED" w:rsidP="002C6F22">
      <w:pPr>
        <w:pStyle w:val="Heading2"/>
        <w:rPr>
          <w:rFonts w:ascii="Times New Roman" w:hAnsi="Times New Roman" w:cs="Times New Roman"/>
          <w:sz w:val="24"/>
          <w:szCs w:val="24"/>
          <w:u w:val="none"/>
        </w:rPr>
      </w:pPr>
      <w:bookmarkStart w:id="132" w:name="_Toc272398448"/>
      <w:r w:rsidRPr="00FB1623">
        <w:rPr>
          <w:rFonts w:ascii="Times New Roman" w:hAnsi="Times New Roman" w:cs="Times New Roman"/>
          <w:sz w:val="24"/>
          <w:szCs w:val="24"/>
          <w:u w:val="none"/>
        </w:rPr>
        <w:lastRenderedPageBreak/>
        <w:t>Technology Services, Office of</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Cook Library 28</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x5151</w:t>
      </w:r>
      <w:bookmarkEnd w:id="132"/>
    </w:p>
    <w:p w:rsidR="00657BED" w:rsidRPr="00FB1623" w:rsidRDefault="00657BED" w:rsidP="007C0A56"/>
    <w:p w:rsidR="00657BED" w:rsidRPr="00FB1623" w:rsidRDefault="00657BED" w:rsidP="007C0A56">
      <w:r w:rsidRPr="00FB1623">
        <w:tab/>
      </w:r>
      <w:hyperlink r:id="rId152" w:history="1">
        <w:r w:rsidRPr="00FB1623">
          <w:rPr>
            <w:rStyle w:val="Hyperlink"/>
          </w:rPr>
          <w:t>www.towson.edu/adminfinance/OTS</w:t>
        </w:r>
      </w:hyperlink>
    </w:p>
    <w:p w:rsidR="00657BED" w:rsidRPr="00FB1623" w:rsidRDefault="00657BED" w:rsidP="007C0A56">
      <w:pPr>
        <w:ind w:left="720"/>
      </w:pPr>
      <w:r w:rsidRPr="00FB1623">
        <w:t>This department is responsible for providing and supporting the central computing and network services of Towson University.  This organization is a result of the margining of Academic Computing and Administrative Data Processing.</w:t>
      </w:r>
    </w:p>
    <w:p w:rsidR="00657BED" w:rsidRPr="00FB1623" w:rsidRDefault="00657BED" w:rsidP="00657BED">
      <w:pPr>
        <w:pStyle w:val="ListParagraph"/>
        <w:numPr>
          <w:ilvl w:val="0"/>
          <w:numId w:val="102"/>
        </w:numPr>
        <w:spacing w:after="0" w:line="240" w:lineRule="auto"/>
        <w:rPr>
          <w:rFonts w:ascii="Times New Roman" w:hAnsi="Times New Roman"/>
          <w:sz w:val="24"/>
          <w:szCs w:val="24"/>
        </w:rPr>
      </w:pPr>
      <w:r w:rsidRPr="00FB1623">
        <w:rPr>
          <w:rFonts w:ascii="Times New Roman" w:hAnsi="Times New Roman"/>
          <w:sz w:val="24"/>
          <w:szCs w:val="24"/>
        </w:rPr>
        <w:t>Student Computing Services</w:t>
      </w:r>
    </w:p>
    <w:p w:rsidR="00657BED" w:rsidRPr="00FB1623" w:rsidRDefault="00657BED" w:rsidP="00657BED">
      <w:pPr>
        <w:pStyle w:val="ListParagraph"/>
        <w:numPr>
          <w:ilvl w:val="0"/>
          <w:numId w:val="102"/>
        </w:numPr>
        <w:spacing w:after="0" w:line="240" w:lineRule="auto"/>
        <w:rPr>
          <w:rFonts w:ascii="Times New Roman" w:hAnsi="Times New Roman"/>
          <w:sz w:val="24"/>
          <w:szCs w:val="24"/>
        </w:rPr>
      </w:pPr>
      <w:r w:rsidRPr="00FB1623">
        <w:rPr>
          <w:rFonts w:ascii="Times New Roman" w:hAnsi="Times New Roman"/>
          <w:sz w:val="24"/>
          <w:szCs w:val="24"/>
        </w:rPr>
        <w:t>Technology Training Workshops</w:t>
      </w:r>
    </w:p>
    <w:p w:rsidR="00657BED" w:rsidRPr="00FB1623" w:rsidRDefault="00657BED" w:rsidP="00657BED">
      <w:pPr>
        <w:pStyle w:val="ListParagraph"/>
        <w:numPr>
          <w:ilvl w:val="0"/>
          <w:numId w:val="102"/>
        </w:numPr>
        <w:spacing w:after="0" w:line="240" w:lineRule="auto"/>
        <w:rPr>
          <w:rFonts w:ascii="Times New Roman" w:hAnsi="Times New Roman"/>
          <w:sz w:val="24"/>
          <w:szCs w:val="24"/>
        </w:rPr>
      </w:pPr>
      <w:r w:rsidRPr="00FB1623">
        <w:rPr>
          <w:rFonts w:ascii="Times New Roman" w:hAnsi="Times New Roman"/>
          <w:sz w:val="24"/>
          <w:szCs w:val="24"/>
        </w:rPr>
        <w:t>CIAT Services and Workshops</w:t>
      </w:r>
    </w:p>
    <w:p w:rsidR="00657BED" w:rsidRPr="00FB1623" w:rsidRDefault="00657BED" w:rsidP="00657BED">
      <w:pPr>
        <w:pStyle w:val="ListParagraph"/>
        <w:numPr>
          <w:ilvl w:val="0"/>
          <w:numId w:val="102"/>
        </w:numPr>
        <w:spacing w:after="0" w:line="240" w:lineRule="auto"/>
        <w:rPr>
          <w:rFonts w:ascii="Times New Roman" w:hAnsi="Times New Roman"/>
          <w:sz w:val="24"/>
          <w:szCs w:val="24"/>
        </w:rPr>
      </w:pPr>
      <w:r w:rsidRPr="00FB1623">
        <w:rPr>
          <w:rFonts w:ascii="Times New Roman" w:hAnsi="Times New Roman"/>
          <w:sz w:val="24"/>
          <w:szCs w:val="24"/>
        </w:rPr>
        <w:t>New Computing accounts/passwords</w:t>
      </w:r>
    </w:p>
    <w:p w:rsidR="00657BED" w:rsidRPr="00FB1623" w:rsidRDefault="00657BED" w:rsidP="00657BED">
      <w:pPr>
        <w:pStyle w:val="ListParagraph"/>
        <w:numPr>
          <w:ilvl w:val="0"/>
          <w:numId w:val="102"/>
        </w:numPr>
        <w:spacing w:after="0" w:line="240" w:lineRule="auto"/>
        <w:rPr>
          <w:rFonts w:ascii="Times New Roman" w:hAnsi="Times New Roman"/>
          <w:sz w:val="24"/>
          <w:szCs w:val="24"/>
        </w:rPr>
      </w:pPr>
      <w:r w:rsidRPr="00FB1623">
        <w:rPr>
          <w:rFonts w:ascii="Times New Roman" w:hAnsi="Times New Roman"/>
          <w:sz w:val="24"/>
          <w:szCs w:val="24"/>
        </w:rPr>
        <w:t>Webmail for students</w:t>
      </w:r>
    </w:p>
    <w:p w:rsidR="00657BED" w:rsidRPr="00FB1623" w:rsidRDefault="00657BED" w:rsidP="00657BED">
      <w:pPr>
        <w:pStyle w:val="ListParagraph"/>
        <w:numPr>
          <w:ilvl w:val="0"/>
          <w:numId w:val="102"/>
        </w:numPr>
        <w:spacing w:after="0" w:line="240" w:lineRule="auto"/>
        <w:rPr>
          <w:rFonts w:ascii="Times New Roman" w:hAnsi="Times New Roman"/>
          <w:sz w:val="24"/>
          <w:szCs w:val="24"/>
        </w:rPr>
      </w:pPr>
      <w:r w:rsidRPr="00FB1623">
        <w:rPr>
          <w:rFonts w:ascii="Times New Roman" w:hAnsi="Times New Roman"/>
          <w:sz w:val="24"/>
          <w:szCs w:val="24"/>
        </w:rPr>
        <w:t xml:space="preserve">Towson Unplugged Wireless Networking </w:t>
      </w:r>
    </w:p>
    <w:p w:rsidR="00657BED" w:rsidRPr="00FB1623" w:rsidRDefault="00657BED" w:rsidP="00657BED">
      <w:pPr>
        <w:pStyle w:val="ListParagraph"/>
        <w:numPr>
          <w:ilvl w:val="0"/>
          <w:numId w:val="102"/>
        </w:numPr>
        <w:spacing w:after="0" w:line="240" w:lineRule="auto"/>
        <w:rPr>
          <w:rFonts w:ascii="Times New Roman" w:hAnsi="Times New Roman"/>
          <w:sz w:val="24"/>
          <w:szCs w:val="24"/>
        </w:rPr>
      </w:pPr>
      <w:r w:rsidRPr="00FB1623">
        <w:rPr>
          <w:rFonts w:ascii="Times New Roman" w:hAnsi="Times New Roman"/>
          <w:sz w:val="24"/>
          <w:szCs w:val="24"/>
        </w:rPr>
        <w:t>Upgrades and Repairs</w:t>
      </w:r>
    </w:p>
    <w:p w:rsidR="00657BED" w:rsidRPr="00FB1623" w:rsidRDefault="00657BED" w:rsidP="00657BED">
      <w:pPr>
        <w:pStyle w:val="ListParagraph"/>
        <w:numPr>
          <w:ilvl w:val="0"/>
          <w:numId w:val="102"/>
        </w:numPr>
        <w:spacing w:after="0" w:line="240" w:lineRule="auto"/>
        <w:rPr>
          <w:rFonts w:ascii="Times New Roman" w:hAnsi="Times New Roman"/>
          <w:sz w:val="24"/>
          <w:szCs w:val="24"/>
        </w:rPr>
      </w:pPr>
      <w:r w:rsidRPr="00FB1623">
        <w:rPr>
          <w:rFonts w:ascii="Times New Roman" w:hAnsi="Times New Roman"/>
          <w:sz w:val="24"/>
          <w:szCs w:val="24"/>
        </w:rPr>
        <w:t>Software Installation Requests</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33" w:name="_Toc272398449"/>
      <w:r w:rsidRPr="00FB1623">
        <w:rPr>
          <w:rFonts w:ascii="Times New Roman" w:hAnsi="Times New Roman" w:cs="Times New Roman"/>
          <w:sz w:val="24"/>
          <w:szCs w:val="24"/>
          <w:u w:val="none"/>
        </w:rPr>
        <w:t>Testing Services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Administration 228</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x2304</w:t>
      </w:r>
      <w:bookmarkEnd w:id="133"/>
    </w:p>
    <w:p w:rsidR="00657BED" w:rsidRPr="00FB1623" w:rsidRDefault="00657BED" w:rsidP="007C0A56"/>
    <w:p w:rsidR="00657BED" w:rsidRPr="00FB1623" w:rsidRDefault="00657BED" w:rsidP="007C0A56">
      <w:r w:rsidRPr="00FB1623">
        <w:tab/>
      </w:r>
      <w:hyperlink r:id="rId153" w:history="1">
        <w:r w:rsidRPr="00FB1623">
          <w:rPr>
            <w:rStyle w:val="Hyperlink"/>
          </w:rPr>
          <w:t>www.towson.edu/testing</w:t>
        </w:r>
      </w:hyperlink>
      <w:r w:rsidRPr="00FB1623">
        <w:tab/>
        <w:t>M-Th, 8-5:30pm; F, 8-1:30pm</w:t>
      </w:r>
    </w:p>
    <w:p w:rsidR="00657BED" w:rsidRPr="00FB1623" w:rsidRDefault="00657BED" w:rsidP="007C0A56">
      <w:pPr>
        <w:ind w:left="720"/>
      </w:pPr>
      <w:r w:rsidRPr="00FB1623">
        <w:t>The Testing Services Center provides proctored testing accommodations for students with disabilities who are registered with TU’s Disability Support Service office. The center offers extended test time, minimal distraction space, readers, scribes, and computer access to students with appropriate documentation.</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34" w:name="_Toc272398450"/>
      <w:r w:rsidRPr="00FB1623">
        <w:rPr>
          <w:rFonts w:ascii="Times New Roman" w:hAnsi="Times New Roman" w:cs="Times New Roman"/>
          <w:sz w:val="24"/>
          <w:szCs w:val="24"/>
          <w:u w:val="none"/>
        </w:rPr>
        <w:t>Transfer Evaluation Services</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Enrollment Services 218</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x3229</w:t>
      </w:r>
      <w:bookmarkEnd w:id="134"/>
    </w:p>
    <w:p w:rsidR="00657BED" w:rsidRPr="00FB1623" w:rsidRDefault="00657BED" w:rsidP="007C0A56"/>
    <w:p w:rsidR="00657BED" w:rsidRPr="00FB1623" w:rsidRDefault="00657BED" w:rsidP="007C0A56">
      <w:r w:rsidRPr="00FB1623">
        <w:tab/>
      </w:r>
      <w:hyperlink r:id="rId154" w:history="1">
        <w:r w:rsidRPr="00FB1623">
          <w:rPr>
            <w:rStyle w:val="Hyperlink"/>
          </w:rPr>
          <w:t>www.towson.edu/main/admissions/</w:t>
        </w:r>
      </w:hyperlink>
    </w:p>
    <w:p w:rsidR="00657BED" w:rsidRPr="00FB1623" w:rsidRDefault="00657BED" w:rsidP="007C0A56">
      <w:pPr>
        <w:ind w:left="720"/>
      </w:pPr>
      <w:r w:rsidRPr="00FB1623">
        <w:t xml:space="preserve">Transfer Evaluation Services prepares </w:t>
      </w:r>
      <w:r w:rsidR="005C541D">
        <w:t>the</w:t>
      </w:r>
      <w:r w:rsidRPr="00FB1623">
        <w:t xml:space="preserve"> Evaluation of Transfer Credit for course work completed prior to Towson University enrollment.  For information about transferring credit completed concurrently or after Towson University enrollment, refer to the Academic Regulations section of the Undergraduate Catalog. </w:t>
      </w:r>
    </w:p>
    <w:p w:rsidR="00657BED" w:rsidRPr="00FB1623" w:rsidRDefault="00657BED" w:rsidP="007C0A56">
      <w:r w:rsidRPr="00FB1623">
        <w:t xml:space="preserve">  </w:t>
      </w:r>
    </w:p>
    <w:p w:rsidR="00657BED" w:rsidRPr="00FB1623" w:rsidRDefault="00657BED" w:rsidP="002C6F22">
      <w:pPr>
        <w:pStyle w:val="Heading2"/>
        <w:rPr>
          <w:rFonts w:ascii="Times New Roman" w:hAnsi="Times New Roman" w:cs="Times New Roman"/>
          <w:sz w:val="24"/>
          <w:szCs w:val="24"/>
          <w:u w:val="none"/>
        </w:rPr>
      </w:pPr>
      <w:bookmarkStart w:id="135" w:name="_Toc272398451"/>
      <w:r w:rsidRPr="00FB1623">
        <w:rPr>
          <w:rFonts w:ascii="Times New Roman" w:hAnsi="Times New Roman" w:cs="Times New Roman"/>
          <w:sz w:val="24"/>
          <w:szCs w:val="24"/>
          <w:u w:val="none"/>
        </w:rPr>
        <w:t>University Police</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General Services 100</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2C6F22" w:rsidRPr="00FB1623">
        <w:rPr>
          <w:rFonts w:ascii="Times New Roman" w:hAnsi="Times New Roman" w:cs="Times New Roman"/>
          <w:sz w:val="24"/>
          <w:szCs w:val="24"/>
          <w:u w:val="none"/>
        </w:rPr>
        <w:tab/>
      </w:r>
      <w:r w:rsidR="002C6F22"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x2134</w:t>
      </w:r>
      <w:bookmarkEnd w:id="135"/>
    </w:p>
    <w:p w:rsidR="00657BED" w:rsidRPr="00FB1623" w:rsidRDefault="00657BED" w:rsidP="007C0A56"/>
    <w:p w:rsidR="00657BED" w:rsidRPr="00FB1623" w:rsidRDefault="00657BED" w:rsidP="007C0A56">
      <w:r w:rsidRPr="00FB1623">
        <w:tab/>
      </w:r>
      <w:hyperlink r:id="rId155" w:history="1">
        <w:r w:rsidRPr="00FB1623">
          <w:rPr>
            <w:rStyle w:val="Hyperlink"/>
          </w:rPr>
          <w:t>www.towson.edu/police</w:t>
        </w:r>
      </w:hyperlink>
      <w:r w:rsidRPr="00FB1623">
        <w:t xml:space="preserve"> </w:t>
      </w:r>
      <w:r w:rsidRPr="00FB1623">
        <w:tab/>
      </w:r>
    </w:p>
    <w:p w:rsidR="00657BED" w:rsidRPr="00FB1623" w:rsidRDefault="00657BED" w:rsidP="002C6F22">
      <w:pPr>
        <w:ind w:left="720"/>
      </w:pPr>
      <w:r w:rsidRPr="00FB1623">
        <w:t xml:space="preserve">The University Police is an independently organized, legally empowered agency responsible for law enforcement within the jurisdiction of the university.  Each police officer is fully certified by the Maryland Police Training Commission and has full authority to enforce state, federal and local laws in accordance with Title 13, Subtitle 6, Section 13.601 of the Education Article, Annotated Code of Maryland.  Call 410-704-2133 for emergencies. </w:t>
      </w:r>
    </w:p>
    <w:p w:rsidR="00657BED" w:rsidRPr="00FB1623" w:rsidRDefault="00657BED" w:rsidP="007C0A56">
      <w:pPr>
        <w:rPr>
          <w:b/>
        </w:rPr>
      </w:pPr>
    </w:p>
    <w:p w:rsidR="00657BED" w:rsidRPr="00FB1623" w:rsidRDefault="00657BED" w:rsidP="002C6F22">
      <w:pPr>
        <w:pStyle w:val="Heading2"/>
        <w:rPr>
          <w:rFonts w:ascii="Times New Roman" w:hAnsi="Times New Roman" w:cs="Times New Roman"/>
          <w:sz w:val="24"/>
          <w:szCs w:val="24"/>
          <w:u w:val="none"/>
        </w:rPr>
      </w:pPr>
      <w:bookmarkStart w:id="136" w:name="_Toc272398452"/>
      <w:r w:rsidRPr="00FB1623">
        <w:rPr>
          <w:rFonts w:ascii="Times New Roman" w:hAnsi="Times New Roman" w:cs="Times New Roman"/>
          <w:sz w:val="24"/>
          <w:szCs w:val="24"/>
          <w:u w:val="none"/>
        </w:rPr>
        <w:t xml:space="preserve">University Store </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University Union 1</w:t>
      </w:r>
      <w:r w:rsidRPr="00FB1623">
        <w:rPr>
          <w:rFonts w:ascii="Times New Roman" w:hAnsi="Times New Roman" w:cs="Times New Roman"/>
          <w:sz w:val="24"/>
          <w:szCs w:val="24"/>
          <w:u w:val="none"/>
          <w:vertAlign w:val="superscript"/>
        </w:rPr>
        <w:t>st</w:t>
      </w:r>
      <w:r w:rsidR="001F7025">
        <w:rPr>
          <w:rFonts w:ascii="Times New Roman" w:hAnsi="Times New Roman" w:cs="Times New Roman"/>
          <w:sz w:val="24"/>
          <w:szCs w:val="24"/>
          <w:u w:val="none"/>
        </w:rPr>
        <w:t xml:space="preserve"> Floor</w:t>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001F7025">
        <w:rPr>
          <w:rFonts w:ascii="Times New Roman" w:hAnsi="Times New Roman" w:cs="Times New Roman"/>
          <w:sz w:val="24"/>
          <w:szCs w:val="24"/>
          <w:u w:val="none"/>
        </w:rPr>
        <w:tab/>
      </w:r>
      <w:r w:rsidRPr="00FB1623">
        <w:rPr>
          <w:rFonts w:ascii="Times New Roman" w:hAnsi="Times New Roman" w:cs="Times New Roman"/>
          <w:sz w:val="24"/>
          <w:szCs w:val="24"/>
          <w:u w:val="none"/>
        </w:rPr>
        <w:t>x2665</w:t>
      </w:r>
      <w:bookmarkEnd w:id="136"/>
    </w:p>
    <w:p w:rsidR="00657BED" w:rsidRPr="00FB1623" w:rsidRDefault="00657BED" w:rsidP="007C0A56"/>
    <w:p w:rsidR="00657BED" w:rsidRPr="00FB1623" w:rsidRDefault="00657BED" w:rsidP="007C0A56">
      <w:r w:rsidRPr="00FB1623">
        <w:tab/>
      </w:r>
      <w:hyperlink r:id="rId156" w:history="1">
        <w:r w:rsidRPr="00FB1623">
          <w:rPr>
            <w:rStyle w:val="Hyperlink"/>
          </w:rPr>
          <w:t>http://store.towson.edu</w:t>
        </w:r>
      </w:hyperlink>
      <w:r w:rsidRPr="00FB1623">
        <w:t xml:space="preserve"> </w:t>
      </w:r>
    </w:p>
    <w:p w:rsidR="00657BED" w:rsidRPr="00FB1623" w:rsidRDefault="00657BED" w:rsidP="007C0A56">
      <w:pPr>
        <w:ind w:left="720"/>
      </w:pPr>
      <w:r w:rsidRPr="00FB1623">
        <w:t xml:space="preserve">The University Store sells required textbooks, general interest books, including study aids, reference, classics, and magazines.  Also sold are basic school, art, and computer supplies, film and film processing, health and beauty aids, and an interesting variety of general gifts and greeting cards.  Food, snacks, and beverages can also be purchased at the University Store.  </w:t>
      </w:r>
    </w:p>
    <w:p w:rsidR="00657BED" w:rsidRPr="00FB1623" w:rsidRDefault="00657BED" w:rsidP="007C0A56">
      <w:r w:rsidRPr="00FB1623">
        <w:tab/>
      </w:r>
    </w:p>
    <w:p w:rsidR="005C541D" w:rsidRDefault="005C541D">
      <w:pPr>
        <w:rPr>
          <w:b/>
          <w:bCs/>
        </w:rPr>
      </w:pPr>
      <w:r>
        <w:br w:type="page"/>
      </w:r>
    </w:p>
    <w:p w:rsidR="00657BED" w:rsidRPr="00FB1623" w:rsidRDefault="00657BED" w:rsidP="002C6F22">
      <w:pPr>
        <w:pStyle w:val="Heading2"/>
        <w:rPr>
          <w:rFonts w:ascii="Times New Roman" w:hAnsi="Times New Roman" w:cs="Times New Roman"/>
          <w:sz w:val="24"/>
          <w:szCs w:val="24"/>
          <w:u w:val="none"/>
        </w:rPr>
      </w:pPr>
      <w:bookmarkStart w:id="137" w:name="_Toc272398453"/>
      <w:r w:rsidRPr="00FB1623">
        <w:rPr>
          <w:rFonts w:ascii="Times New Roman" w:hAnsi="Times New Roman" w:cs="Times New Roman"/>
          <w:sz w:val="24"/>
          <w:szCs w:val="24"/>
          <w:u w:val="none"/>
        </w:rPr>
        <w:lastRenderedPageBreak/>
        <w:t>University Union</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x3524</w:t>
      </w:r>
      <w:bookmarkEnd w:id="137"/>
    </w:p>
    <w:p w:rsidR="00657BED" w:rsidRPr="00FB1623" w:rsidRDefault="00657BED" w:rsidP="007C0A56">
      <w:pPr>
        <w:rPr>
          <w:b/>
        </w:rPr>
      </w:pPr>
    </w:p>
    <w:p w:rsidR="00657BED" w:rsidRPr="00FB1623" w:rsidRDefault="00657BED" w:rsidP="007C0A56">
      <w:r w:rsidRPr="00FB1623">
        <w:tab/>
      </w:r>
      <w:hyperlink r:id="rId157" w:history="1">
        <w:r w:rsidRPr="00FB1623">
          <w:rPr>
            <w:rStyle w:val="Hyperlink"/>
          </w:rPr>
          <w:t>www.towson.edu/adminfinance/auxservices/universityunion</w:t>
        </w:r>
      </w:hyperlink>
      <w:r w:rsidRPr="00FB1623">
        <w:t xml:space="preserve"> </w:t>
      </w:r>
    </w:p>
    <w:p w:rsidR="00657BED" w:rsidRPr="00FB1623" w:rsidRDefault="00657BED" w:rsidP="007C0A56">
      <w:pPr>
        <w:ind w:left="720"/>
      </w:pPr>
      <w:r w:rsidRPr="00FB1623">
        <w:t xml:space="preserve">Within the University Union there are faculty and staff meeting spaces, dining areas, and numerous other services. </w:t>
      </w:r>
      <w:r w:rsidR="005C541D">
        <w:t>The Information Desk, located on the second floor, assists in directing people to the right department and building as well as answer general questions.</w:t>
      </w:r>
    </w:p>
    <w:p w:rsidR="00657BED" w:rsidRPr="00FB1623" w:rsidRDefault="00657BED" w:rsidP="007C0A56"/>
    <w:p w:rsidR="00657BED" w:rsidRPr="001F7025" w:rsidRDefault="00657BED" w:rsidP="002C6F22">
      <w:pPr>
        <w:pStyle w:val="Heading2"/>
        <w:rPr>
          <w:rFonts w:ascii="Times New Roman" w:hAnsi="Times New Roman" w:cs="Times New Roman"/>
          <w:sz w:val="24"/>
          <w:szCs w:val="24"/>
          <w:u w:val="none"/>
        </w:rPr>
      </w:pPr>
      <w:bookmarkStart w:id="138" w:name="_Toc272398454"/>
      <w:r w:rsidRPr="001F7025">
        <w:rPr>
          <w:rFonts w:ascii="Times New Roman" w:hAnsi="Times New Roman" w:cs="Times New Roman"/>
          <w:sz w:val="24"/>
          <w:szCs w:val="24"/>
          <w:u w:val="none"/>
        </w:rPr>
        <w:t>Verification of Enrollment Forms</w:t>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t>Enrollment Services 223</w:t>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t>x2701</w:t>
      </w:r>
      <w:bookmarkEnd w:id="138"/>
    </w:p>
    <w:p w:rsidR="00657BED" w:rsidRPr="00FB1623" w:rsidRDefault="00657BED" w:rsidP="007C0A56"/>
    <w:p w:rsidR="00657BED" w:rsidRPr="00FB1623" w:rsidRDefault="00657BED" w:rsidP="007C0A56">
      <w:r w:rsidRPr="00FB1623">
        <w:tab/>
      </w:r>
      <w:hyperlink r:id="rId158" w:history="1">
        <w:r w:rsidRPr="00FB1623">
          <w:rPr>
            <w:rStyle w:val="Hyperlink"/>
          </w:rPr>
          <w:t>www.towson.edu/registrar/Records/Enrollment_Verification.asp</w:t>
        </w:r>
      </w:hyperlink>
      <w:r w:rsidRPr="00FB1623">
        <w:t xml:space="preserve"> </w:t>
      </w:r>
    </w:p>
    <w:p w:rsidR="00657BED" w:rsidRPr="00FB1623" w:rsidRDefault="00657BED" w:rsidP="007C0A56">
      <w:pPr>
        <w:ind w:left="720"/>
      </w:pPr>
      <w:r w:rsidRPr="00FB1623">
        <w:t>Currently enrolled students should be directed to the office of the Registrar for verification of enrollment; bills must have been paid, or through Online Services.  To verify past enrollment, students can obtain their transcript online or through the Records and Transcript Office.</w:t>
      </w:r>
    </w:p>
    <w:p w:rsidR="00657BED" w:rsidRPr="001F7025" w:rsidRDefault="00657BED" w:rsidP="007C0A56"/>
    <w:p w:rsidR="00657BED" w:rsidRPr="001F7025" w:rsidRDefault="00657BED" w:rsidP="002C6F22">
      <w:pPr>
        <w:pStyle w:val="Heading2"/>
        <w:rPr>
          <w:rFonts w:ascii="Times New Roman" w:hAnsi="Times New Roman" w:cs="Times New Roman"/>
          <w:sz w:val="24"/>
          <w:szCs w:val="24"/>
          <w:u w:val="none"/>
        </w:rPr>
      </w:pPr>
      <w:bookmarkStart w:id="139" w:name="_Toc272398455"/>
      <w:r w:rsidRPr="001F7025">
        <w:rPr>
          <w:rFonts w:ascii="Times New Roman" w:hAnsi="Times New Roman" w:cs="Times New Roman"/>
          <w:sz w:val="24"/>
          <w:szCs w:val="24"/>
          <w:u w:val="none"/>
        </w:rPr>
        <w:t>Veterans Affairs</w:t>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t>Enrollment Services 232</w:t>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t>x3094</w:t>
      </w:r>
      <w:bookmarkEnd w:id="139"/>
    </w:p>
    <w:p w:rsidR="00657BED" w:rsidRPr="00FB1623" w:rsidRDefault="00657BED" w:rsidP="007C0A56"/>
    <w:p w:rsidR="00657BED" w:rsidRPr="00FB1623" w:rsidRDefault="00657BED" w:rsidP="007C0A56">
      <w:r w:rsidRPr="00FB1623">
        <w:tab/>
      </w:r>
      <w:hyperlink r:id="rId159" w:history="1">
        <w:r w:rsidRPr="00FB1623">
          <w:rPr>
            <w:rStyle w:val="Hyperlink"/>
          </w:rPr>
          <w:t>www.towson.edu/registrar/va.asp</w:t>
        </w:r>
      </w:hyperlink>
      <w:r w:rsidRPr="00FB1623">
        <w:t xml:space="preserve"> </w:t>
      </w:r>
    </w:p>
    <w:p w:rsidR="00657BED" w:rsidRPr="00FB1623" w:rsidRDefault="00657BED" w:rsidP="007C0A56">
      <w:pPr>
        <w:ind w:left="720"/>
      </w:pPr>
      <w:r w:rsidRPr="00FB1623">
        <w:t>This office provides coordination between veterans and their dependents and the Baltimore regional office of the Veterans Administration.</w:t>
      </w:r>
    </w:p>
    <w:p w:rsidR="00657BED" w:rsidRPr="00FB1623" w:rsidRDefault="00657BED" w:rsidP="007C0A56">
      <w:pPr>
        <w:rPr>
          <w:b/>
        </w:rPr>
      </w:pPr>
    </w:p>
    <w:p w:rsidR="00657BED" w:rsidRPr="001F7025" w:rsidRDefault="00657BED" w:rsidP="002C6F22">
      <w:pPr>
        <w:pStyle w:val="Heading2"/>
        <w:rPr>
          <w:rFonts w:ascii="Times New Roman" w:hAnsi="Times New Roman" w:cs="Times New Roman"/>
          <w:sz w:val="24"/>
          <w:szCs w:val="24"/>
          <w:u w:val="none"/>
        </w:rPr>
      </w:pPr>
      <w:bookmarkStart w:id="140" w:name="_Toc272398456"/>
      <w:r w:rsidRPr="001F7025">
        <w:rPr>
          <w:rFonts w:ascii="Times New Roman" w:hAnsi="Times New Roman" w:cs="Times New Roman"/>
          <w:sz w:val="24"/>
          <w:szCs w:val="24"/>
          <w:u w:val="none"/>
        </w:rPr>
        <w:t>Weather and School Closings</w:t>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t>x6397</w:t>
      </w:r>
      <w:bookmarkEnd w:id="140"/>
    </w:p>
    <w:p w:rsidR="00657BED" w:rsidRPr="00FB1623" w:rsidRDefault="00657BED" w:rsidP="007C0A56"/>
    <w:p w:rsidR="00657BED" w:rsidRPr="00FB1623" w:rsidRDefault="00657BED" w:rsidP="007C0A56">
      <w:r w:rsidRPr="00FB1623">
        <w:tab/>
      </w:r>
      <w:hyperlink r:id="rId160" w:history="1">
        <w:r w:rsidRPr="00FB1623">
          <w:rPr>
            <w:rStyle w:val="Hyperlink"/>
          </w:rPr>
          <w:t>www.towson.edu</w:t>
        </w:r>
      </w:hyperlink>
      <w:r w:rsidRPr="00FB1623">
        <w:t xml:space="preserve"> </w:t>
      </w:r>
    </w:p>
    <w:p w:rsidR="00657BED" w:rsidRPr="00FB1623" w:rsidRDefault="00657BED" w:rsidP="007C0A56">
      <w:pPr>
        <w:ind w:left="720"/>
      </w:pPr>
      <w:r w:rsidRPr="00FB1623">
        <w:rPr>
          <w:color w:val="000000"/>
        </w:rPr>
        <w:t>Any change in the academic calendar or schedule because of inclement weather or other emergency will be reported to the following radio and television stations: in the Baltimore area, on WBAL Radio (1090 AM), WWMX (106.5 FM), WLIF (101.9 FM), WYPR (88.1 FM), WTMD (89.7 FM), WBAL-TV (11), WJZ-TV (13), and WMAR-TV (2); in the Washington, D.C. area, on WTOP (820 AM/103.5 FM), WJLA-TV (7), and WRC-TV (4). There will also be a ban</w:t>
      </w:r>
      <w:r w:rsidRPr="00FB1623">
        <w:rPr>
          <w:color w:val="000000"/>
        </w:rPr>
        <w:softHyphen/>
        <w:t>ner announcement on the TU homepage. Two TU phone lines that carry calendar or schedule change messages are 410-704-2000 and 410-704-NEWS. When a storm occurs overnight, a decision to cancel or delay classes will be made by 6 a.m. When a snowstorm occurs during the workday, a decision to delay or cancel classes will be made two hours prior to the beginning of evening classes. Radio and television stations are contacted immediately. All students/faculty/staff who enroll their cell phone numbers with e2campus will receive a text message regarding delayed openings or closures.</w:t>
      </w:r>
    </w:p>
    <w:p w:rsidR="00657BED" w:rsidRPr="00FB1623" w:rsidRDefault="00657BED" w:rsidP="007C0A56"/>
    <w:p w:rsidR="00657BED" w:rsidRPr="001F7025" w:rsidRDefault="00657BED" w:rsidP="002C6F22">
      <w:pPr>
        <w:pStyle w:val="Heading2"/>
        <w:rPr>
          <w:rFonts w:ascii="Times New Roman" w:hAnsi="Times New Roman" w:cs="Times New Roman"/>
          <w:sz w:val="24"/>
          <w:szCs w:val="24"/>
          <w:u w:val="none"/>
        </w:rPr>
      </w:pPr>
      <w:bookmarkStart w:id="141" w:name="_Toc272398457"/>
      <w:r w:rsidRPr="001F7025">
        <w:rPr>
          <w:rFonts w:ascii="Times New Roman" w:hAnsi="Times New Roman" w:cs="Times New Roman"/>
          <w:sz w:val="24"/>
          <w:szCs w:val="24"/>
          <w:u w:val="none"/>
        </w:rPr>
        <w:t>Withdrawal from Courses</w:t>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t>Enrollment Services 223</w:t>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r>
      <w:r w:rsidRPr="001F7025">
        <w:rPr>
          <w:rFonts w:ascii="Times New Roman" w:hAnsi="Times New Roman" w:cs="Times New Roman"/>
          <w:sz w:val="24"/>
          <w:szCs w:val="24"/>
          <w:u w:val="none"/>
        </w:rPr>
        <w:tab/>
        <w:t>x2701</w:t>
      </w:r>
      <w:bookmarkEnd w:id="141"/>
    </w:p>
    <w:p w:rsidR="00657BED" w:rsidRPr="00FB1623" w:rsidRDefault="00657BED" w:rsidP="007C0A56">
      <w:r w:rsidRPr="00FB1623">
        <w:t xml:space="preserve"> </w:t>
      </w:r>
    </w:p>
    <w:p w:rsidR="00657BED" w:rsidRPr="00FB1623" w:rsidRDefault="00657BED" w:rsidP="007C0A56">
      <w:r w:rsidRPr="00FB1623">
        <w:tab/>
      </w:r>
      <w:hyperlink r:id="rId161" w:history="1">
        <w:r w:rsidRPr="00FB1623">
          <w:rPr>
            <w:rStyle w:val="Hyperlink"/>
          </w:rPr>
          <w:t>www.towson.edu/registrar/Registration/withdrawing.asp</w:t>
        </w:r>
      </w:hyperlink>
    </w:p>
    <w:p w:rsidR="00657BED" w:rsidRPr="00FB1623" w:rsidRDefault="00657BED" w:rsidP="007C0A56">
      <w:pPr>
        <w:ind w:left="720"/>
      </w:pPr>
      <w:r w:rsidRPr="00FB1623">
        <w:t>To officially withdraw from a course (while remaining enrolled in at least one other), students m</w:t>
      </w:r>
      <w:r w:rsidR="005C541D">
        <w:t>ay do so online</w:t>
      </w:r>
      <w:r w:rsidRPr="00FB1623">
        <w:t xml:space="preserve"> before the semester/term deadline.  Students cannot withdraw from a course through their instructors or departments.  Students who fail to officially withdraw will receive a ‘FX’ grade.  Students who withdraw after the Change of Schedule period, but before the Withdrawal Deadline will receive a ‘W’ grade, which does not affect their averages or academic totals. </w:t>
      </w:r>
    </w:p>
    <w:p w:rsidR="00657BED" w:rsidRPr="00FB1623" w:rsidRDefault="00657BED" w:rsidP="007C0A56"/>
    <w:p w:rsidR="00657BED" w:rsidRPr="00FB1623" w:rsidRDefault="00657BED" w:rsidP="002C6F22">
      <w:pPr>
        <w:pStyle w:val="Heading2"/>
        <w:rPr>
          <w:rFonts w:ascii="Times New Roman" w:hAnsi="Times New Roman" w:cs="Times New Roman"/>
          <w:sz w:val="24"/>
          <w:szCs w:val="24"/>
          <w:u w:val="none"/>
        </w:rPr>
      </w:pPr>
      <w:bookmarkStart w:id="142" w:name="_Toc272398458"/>
      <w:r w:rsidRPr="00FB1623">
        <w:rPr>
          <w:rFonts w:ascii="Times New Roman" w:hAnsi="Times New Roman" w:cs="Times New Roman"/>
          <w:sz w:val="24"/>
          <w:szCs w:val="24"/>
          <w:u w:val="none"/>
        </w:rPr>
        <w:t>Women’s Center</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University Union 311</w:t>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t>x2666</w:t>
      </w:r>
      <w:bookmarkEnd w:id="142"/>
    </w:p>
    <w:p w:rsidR="00657BED" w:rsidRPr="00FB1623" w:rsidRDefault="00657BED" w:rsidP="002C6F22">
      <w:pPr>
        <w:pStyle w:val="Heading2"/>
        <w:rPr>
          <w:rFonts w:ascii="Times New Roman" w:hAnsi="Times New Roman" w:cs="Times New Roman"/>
          <w:sz w:val="24"/>
          <w:szCs w:val="24"/>
          <w:u w:val="none"/>
        </w:rPr>
      </w:pPr>
    </w:p>
    <w:p w:rsidR="00657BED" w:rsidRPr="00FB1623" w:rsidRDefault="00657BED" w:rsidP="007C0A56">
      <w:r w:rsidRPr="00FB1623">
        <w:tab/>
      </w:r>
      <w:hyperlink r:id="rId162" w:history="1">
        <w:r w:rsidRPr="00FB1623">
          <w:rPr>
            <w:rStyle w:val="Hyperlink"/>
          </w:rPr>
          <w:t>www.towson.edu/womenscenter/</w:t>
        </w:r>
      </w:hyperlink>
    </w:p>
    <w:p w:rsidR="00657BED" w:rsidRPr="00FB1623" w:rsidRDefault="00657BED" w:rsidP="007C0A56">
      <w:pPr>
        <w:ind w:left="720"/>
      </w:pPr>
      <w:r w:rsidRPr="00FB1623">
        <w:t xml:space="preserve">The Center houses a lounge, library, kitchen, and office.  It sponsors programs and social events of particular interest to women. </w:t>
      </w:r>
    </w:p>
    <w:p w:rsidR="00657BED" w:rsidRPr="00FB1623" w:rsidRDefault="00657BED" w:rsidP="007C0A56">
      <w:pPr>
        <w:rPr>
          <w:b/>
        </w:rPr>
      </w:pPr>
    </w:p>
    <w:p w:rsidR="00C061CB" w:rsidRDefault="00C061CB" w:rsidP="002260A1">
      <w:pPr>
        <w:pStyle w:val="Heading2"/>
        <w:rPr>
          <w:rFonts w:ascii="Times New Roman" w:hAnsi="Times New Roman" w:cs="Times New Roman"/>
          <w:sz w:val="24"/>
          <w:szCs w:val="24"/>
          <w:u w:val="none"/>
        </w:rPr>
      </w:pPr>
    </w:p>
    <w:p w:rsidR="00C061CB" w:rsidRDefault="00C061CB" w:rsidP="002260A1">
      <w:pPr>
        <w:pStyle w:val="Heading2"/>
        <w:rPr>
          <w:rFonts w:ascii="Times New Roman" w:hAnsi="Times New Roman" w:cs="Times New Roman"/>
          <w:sz w:val="24"/>
          <w:szCs w:val="24"/>
          <w:u w:val="none"/>
        </w:rPr>
      </w:pPr>
    </w:p>
    <w:p w:rsidR="00657BED" w:rsidRPr="00FB1623" w:rsidRDefault="00657BED" w:rsidP="002260A1">
      <w:pPr>
        <w:pStyle w:val="Heading2"/>
        <w:rPr>
          <w:rFonts w:ascii="Times New Roman" w:hAnsi="Times New Roman" w:cs="Times New Roman"/>
          <w:sz w:val="24"/>
          <w:szCs w:val="24"/>
          <w:u w:val="none"/>
        </w:rPr>
      </w:pPr>
      <w:bookmarkStart w:id="143" w:name="_Toc272398459"/>
      <w:r w:rsidRPr="00FB1623">
        <w:rPr>
          <w:rFonts w:ascii="Times New Roman" w:hAnsi="Times New Roman" w:cs="Times New Roman"/>
          <w:sz w:val="24"/>
          <w:szCs w:val="24"/>
          <w:u w:val="none"/>
        </w:rPr>
        <w:t>Writing Labs and Support Programs</w:t>
      </w:r>
      <w:bookmarkEnd w:id="143"/>
      <w:r w:rsidRPr="00FB1623">
        <w:rPr>
          <w:rFonts w:ascii="Times New Roman" w:hAnsi="Times New Roman" w:cs="Times New Roman"/>
          <w:sz w:val="24"/>
          <w:szCs w:val="24"/>
          <w:u w:val="none"/>
        </w:rPr>
        <w:tab/>
      </w:r>
      <w:r w:rsidRPr="00FB1623">
        <w:rPr>
          <w:rFonts w:ascii="Times New Roman" w:hAnsi="Times New Roman" w:cs="Times New Roman"/>
          <w:sz w:val="24"/>
          <w:szCs w:val="24"/>
          <w:u w:val="none"/>
        </w:rPr>
        <w:tab/>
      </w:r>
    </w:p>
    <w:p w:rsidR="00657BED" w:rsidRPr="00FB1623" w:rsidRDefault="00657BED" w:rsidP="007C0A56"/>
    <w:p w:rsidR="00657BED" w:rsidRPr="00FB1623" w:rsidRDefault="00657BED" w:rsidP="002260A1">
      <w:pPr>
        <w:pStyle w:val="Heading3"/>
        <w:ind w:left="0" w:firstLine="720"/>
      </w:pPr>
      <w:bookmarkStart w:id="144" w:name="_Toc272398460"/>
      <w:r w:rsidRPr="00FB1623">
        <w:t>CBE Writing Proficiency Program</w:t>
      </w:r>
      <w:r w:rsidRPr="00FB1623">
        <w:tab/>
      </w:r>
      <w:r w:rsidRPr="00FB1623">
        <w:tab/>
        <w:t>Stephens Hall 117</w:t>
      </w:r>
      <w:r w:rsidRPr="00FB1623">
        <w:tab/>
      </w:r>
      <w:r w:rsidRPr="00FB1623">
        <w:tab/>
      </w:r>
      <w:r w:rsidRPr="00FB1623">
        <w:tab/>
      </w:r>
      <w:r w:rsidRPr="00FB1623">
        <w:tab/>
      </w:r>
      <w:r w:rsidRPr="00FB1623">
        <w:tab/>
        <w:t>x4379</w:t>
      </w:r>
      <w:bookmarkEnd w:id="144"/>
    </w:p>
    <w:p w:rsidR="00657BED" w:rsidRPr="00FB1623" w:rsidRDefault="00B0536E" w:rsidP="007C0A56">
      <w:pPr>
        <w:pStyle w:val="NormalWeb"/>
        <w:spacing w:before="0" w:beforeAutospacing="0" w:after="0" w:afterAutospacing="0"/>
        <w:ind w:left="720"/>
        <w:rPr>
          <w:rFonts w:ascii="Times New Roman" w:hAnsi="Times New Roman" w:cs="Times New Roman"/>
        </w:rPr>
      </w:pPr>
      <w:hyperlink r:id="rId163" w:history="1">
        <w:r w:rsidR="00657BED" w:rsidRPr="00FB1623">
          <w:rPr>
            <w:rStyle w:val="Hyperlink"/>
            <w:rFonts w:ascii="Times New Roman" w:hAnsi="Times New Roman" w:cs="Times New Roman"/>
          </w:rPr>
          <w:t>http://www.towson.edu/cbe/student_resources/writingprogram.asp</w:t>
        </w:r>
      </w:hyperlink>
    </w:p>
    <w:p w:rsidR="00657BED" w:rsidRPr="00FB1623" w:rsidRDefault="00657BED" w:rsidP="007C0A56">
      <w:pPr>
        <w:pStyle w:val="NormalWeb"/>
        <w:spacing w:before="0" w:beforeAutospacing="0" w:after="0" w:afterAutospacing="0"/>
        <w:ind w:left="720"/>
        <w:rPr>
          <w:rFonts w:ascii="Times New Roman" w:hAnsi="Times New Roman" w:cs="Times New Roman"/>
        </w:rPr>
      </w:pPr>
      <w:r w:rsidRPr="00FB1623">
        <w:rPr>
          <w:rFonts w:ascii="Times New Roman" w:hAnsi="Times New Roman" w:cs="Times New Roman"/>
        </w:rPr>
        <w:t xml:space="preserve">Writing Consultants are available to help CBE majors refine their business writing through critique and consultation. </w:t>
      </w:r>
    </w:p>
    <w:p w:rsidR="00657BED" w:rsidRPr="00FB1623" w:rsidRDefault="00657BED" w:rsidP="007C0A56">
      <w:pPr>
        <w:rPr>
          <w:i/>
        </w:rPr>
      </w:pPr>
      <w:r w:rsidRPr="00FB1623">
        <w:rPr>
          <w:i/>
        </w:rPr>
        <w:tab/>
      </w:r>
      <w:r w:rsidRPr="00FB1623">
        <w:rPr>
          <w:i/>
        </w:rPr>
        <w:tab/>
      </w:r>
    </w:p>
    <w:p w:rsidR="00657BED" w:rsidRPr="00FB1623" w:rsidRDefault="00657BED" w:rsidP="002260A1">
      <w:pPr>
        <w:pStyle w:val="Heading3"/>
        <w:ind w:left="0" w:firstLine="720"/>
      </w:pPr>
      <w:bookmarkStart w:id="145" w:name="_Toc272398461"/>
      <w:r w:rsidRPr="00FB1623">
        <w:t>English Writing Lab</w:t>
      </w:r>
      <w:r w:rsidRPr="00FB1623">
        <w:tab/>
      </w:r>
      <w:r w:rsidRPr="00FB1623">
        <w:tab/>
      </w:r>
      <w:r w:rsidRPr="00FB1623">
        <w:tab/>
      </w:r>
      <w:r w:rsidRPr="00FB1623">
        <w:tab/>
        <w:t>Linthicum, 308</w:t>
      </w:r>
      <w:r w:rsidRPr="00FB1623">
        <w:tab/>
      </w:r>
      <w:r w:rsidRPr="00FB1623">
        <w:tab/>
      </w:r>
      <w:r w:rsidRPr="00FB1623">
        <w:tab/>
      </w:r>
      <w:r w:rsidRPr="00FB1623">
        <w:tab/>
      </w:r>
      <w:r w:rsidRPr="00FB1623">
        <w:tab/>
        <w:t>x3426</w:t>
      </w:r>
      <w:bookmarkEnd w:id="145"/>
    </w:p>
    <w:p w:rsidR="00657BED" w:rsidRPr="00FB1623" w:rsidRDefault="00657BED" w:rsidP="007C0A56"/>
    <w:p w:rsidR="00657BED" w:rsidRPr="00FB1623" w:rsidRDefault="00657BED" w:rsidP="007C0A56">
      <w:r w:rsidRPr="00FB1623">
        <w:tab/>
      </w:r>
      <w:hyperlink r:id="rId164" w:history="1">
        <w:r w:rsidRPr="00FB1623">
          <w:rPr>
            <w:rStyle w:val="Hyperlink"/>
          </w:rPr>
          <w:t>www.towson.edu/writinglab</w:t>
        </w:r>
      </w:hyperlink>
    </w:p>
    <w:p w:rsidR="00657BED" w:rsidRPr="00FB1623" w:rsidRDefault="00657BED" w:rsidP="007C0A56">
      <w:pPr>
        <w:ind w:left="720"/>
      </w:pPr>
      <w:r w:rsidRPr="00FB1623">
        <w:t>Provides tutoring for writers at all stages of the writing process and in all courses within the university.</w:t>
      </w:r>
    </w:p>
    <w:p w:rsidR="00657BED" w:rsidRPr="00FB1623" w:rsidRDefault="00657BED" w:rsidP="007C0A56"/>
    <w:p w:rsidR="00657BED" w:rsidRPr="00FB1623" w:rsidRDefault="00657BED" w:rsidP="002260A1">
      <w:pPr>
        <w:pStyle w:val="Heading3"/>
        <w:ind w:left="0" w:firstLine="720"/>
      </w:pPr>
      <w:bookmarkStart w:id="146" w:name="_Toc272398462"/>
      <w:r w:rsidRPr="00FB1623">
        <w:t>ESOL Writing Lab</w:t>
      </w:r>
      <w:r w:rsidRPr="00FB1623">
        <w:tab/>
      </w:r>
      <w:r w:rsidRPr="00FB1623">
        <w:tab/>
      </w:r>
      <w:r w:rsidRPr="00FB1623">
        <w:tab/>
      </w:r>
      <w:r w:rsidRPr="00FB1623">
        <w:tab/>
        <w:t>Administration, 216M</w:t>
      </w:r>
      <w:r w:rsidRPr="00FB1623">
        <w:tab/>
      </w:r>
      <w:r w:rsidRPr="00FB1623">
        <w:tab/>
      </w:r>
      <w:r w:rsidRPr="00FB1623">
        <w:tab/>
      </w:r>
      <w:r w:rsidR="002260A1" w:rsidRPr="00FB1623">
        <w:tab/>
      </w:r>
      <w:r w:rsidRPr="00FB1623">
        <w:t>x5016</w:t>
      </w:r>
      <w:bookmarkEnd w:id="146"/>
    </w:p>
    <w:p w:rsidR="00657BED" w:rsidRPr="00FB1623" w:rsidRDefault="00657BED" w:rsidP="007C0A56">
      <w:r w:rsidRPr="00FB1623">
        <w:tab/>
      </w:r>
    </w:p>
    <w:p w:rsidR="00657BED" w:rsidRPr="00FB1623" w:rsidRDefault="00657BED" w:rsidP="007C0A56">
      <w:r w:rsidRPr="00FB1623">
        <w:tab/>
        <w:t xml:space="preserve">Provides writing support for international undergraduate and graduate students. </w:t>
      </w:r>
    </w:p>
    <w:p w:rsidR="00657BED" w:rsidRPr="00FB1623" w:rsidRDefault="00657BED" w:rsidP="007C0A56"/>
    <w:p w:rsidR="00657BED" w:rsidRPr="00FB1623" w:rsidRDefault="00657BED" w:rsidP="002260A1">
      <w:pPr>
        <w:pStyle w:val="Heading3"/>
        <w:ind w:left="0" w:firstLine="720"/>
      </w:pPr>
      <w:bookmarkStart w:id="147" w:name="_Toc272398463"/>
      <w:r w:rsidRPr="00FB1623">
        <w:t>Online Writing Support</w:t>
      </w:r>
      <w:r w:rsidRPr="00FB1623">
        <w:tab/>
      </w:r>
      <w:r w:rsidRPr="00FB1623">
        <w:tab/>
      </w:r>
      <w:r w:rsidRPr="00FB1623">
        <w:tab/>
      </w:r>
      <w:r w:rsidRPr="00FB1623">
        <w:tab/>
      </w:r>
      <w:r w:rsidRPr="00FB1623">
        <w:tab/>
      </w:r>
      <w:r w:rsidRPr="00FB1623">
        <w:tab/>
      </w:r>
      <w:r w:rsidRPr="00FB1623">
        <w:tab/>
      </w:r>
      <w:r w:rsidRPr="00FB1623">
        <w:tab/>
      </w:r>
      <w:r w:rsidRPr="00FB1623">
        <w:tab/>
      </w:r>
      <w:r w:rsidRPr="00FB1623">
        <w:tab/>
        <w:t>x2857</w:t>
      </w:r>
      <w:bookmarkEnd w:id="147"/>
    </w:p>
    <w:p w:rsidR="00657BED" w:rsidRPr="00FB1623" w:rsidRDefault="00657BED" w:rsidP="007C0A56">
      <w:r w:rsidRPr="00FB1623">
        <w:tab/>
      </w:r>
    </w:p>
    <w:p w:rsidR="00657BED" w:rsidRPr="00FB1623" w:rsidRDefault="00657BED" w:rsidP="007C0A56">
      <w:r w:rsidRPr="00FB1623">
        <w:tab/>
      </w:r>
      <w:hyperlink r:id="rId165" w:history="1">
        <w:r w:rsidRPr="00FB1623">
          <w:rPr>
            <w:rStyle w:val="Hyperlink"/>
          </w:rPr>
          <w:t>www.towson.edu/ows</w:t>
        </w:r>
      </w:hyperlink>
      <w:r w:rsidRPr="00FB1623">
        <w:t xml:space="preserve"> </w:t>
      </w:r>
    </w:p>
    <w:p w:rsidR="00657BED" w:rsidRPr="00FB1623" w:rsidRDefault="00657BED" w:rsidP="007C0A56">
      <w:r w:rsidRPr="00FB1623">
        <w:tab/>
        <w:t>Provides online assistance and interactive exercises for grammar and punctuation skills.</w:t>
      </w:r>
    </w:p>
    <w:p w:rsidR="00657BED" w:rsidRPr="00FB1623" w:rsidRDefault="00657BED" w:rsidP="007C0A56"/>
    <w:p w:rsidR="00657BED" w:rsidRPr="00FB1623" w:rsidRDefault="00657BED" w:rsidP="002260A1">
      <w:pPr>
        <w:pStyle w:val="Heading3"/>
        <w:ind w:left="0" w:firstLine="720"/>
      </w:pPr>
      <w:bookmarkStart w:id="148" w:name="_Toc272398464"/>
      <w:r w:rsidRPr="00FB1623">
        <w:t>Writing Support Program</w:t>
      </w:r>
      <w:r w:rsidRPr="00FB1623">
        <w:tab/>
      </w:r>
      <w:r w:rsidRPr="00FB1623">
        <w:tab/>
      </w:r>
      <w:r w:rsidRPr="00FB1623">
        <w:tab/>
        <w:t>Linthicum, 201B</w:t>
      </w:r>
      <w:r w:rsidRPr="00FB1623">
        <w:tab/>
      </w:r>
      <w:r w:rsidRPr="00FB1623">
        <w:tab/>
      </w:r>
      <w:r w:rsidRPr="00FB1623">
        <w:tab/>
      </w:r>
      <w:r w:rsidRPr="00FB1623">
        <w:tab/>
      </w:r>
      <w:r w:rsidRPr="00FB1623">
        <w:tab/>
        <w:t>x2857</w:t>
      </w:r>
      <w:bookmarkEnd w:id="148"/>
    </w:p>
    <w:p w:rsidR="00657BED" w:rsidRPr="00FB1623" w:rsidRDefault="00657BED" w:rsidP="007C0A56">
      <w:r w:rsidRPr="00FB1623">
        <w:tab/>
      </w:r>
    </w:p>
    <w:p w:rsidR="00657BED" w:rsidRPr="00FB1623" w:rsidRDefault="00657BED" w:rsidP="007C0A56">
      <w:r w:rsidRPr="00FB1623">
        <w:tab/>
      </w:r>
      <w:hyperlink r:id="rId166" w:history="1">
        <w:r w:rsidRPr="00FB1623">
          <w:rPr>
            <w:rStyle w:val="Hyperlink"/>
          </w:rPr>
          <w:t>www.towson.edu/ows</w:t>
        </w:r>
      </w:hyperlink>
    </w:p>
    <w:p w:rsidR="00657BED" w:rsidRPr="00FB1623" w:rsidRDefault="00657BED" w:rsidP="007C0A56">
      <w:r w:rsidRPr="00FB1623">
        <w:tab/>
        <w:t>Assists students with sentence-level writing skills and with grammar skills.</w:t>
      </w:r>
    </w:p>
    <w:p w:rsidR="00657BED" w:rsidRPr="00FB1623" w:rsidRDefault="00657BED" w:rsidP="007C0A56"/>
    <w:p w:rsidR="00ED3AA8" w:rsidRPr="00FB1623" w:rsidRDefault="00ED3AA8" w:rsidP="00ED6869">
      <w:pPr>
        <w:pStyle w:val="NoSpacing"/>
        <w:ind w:left="720"/>
        <w:rPr>
          <w:rFonts w:eastAsia="Batang"/>
          <w:caps/>
        </w:rPr>
      </w:pPr>
    </w:p>
    <w:p w:rsidR="00657BED" w:rsidRPr="00FB1623" w:rsidRDefault="00657BED">
      <w:pPr>
        <w:rPr>
          <w:rFonts w:eastAsia="Batang"/>
          <w:b/>
          <w:bCs/>
          <w:caps/>
          <w:kern w:val="32"/>
        </w:rPr>
      </w:pPr>
      <w:r w:rsidRPr="00FB1623">
        <w:rPr>
          <w:rFonts w:eastAsia="Batang"/>
          <w:caps/>
        </w:rPr>
        <w:br w:type="page"/>
      </w:r>
    </w:p>
    <w:p w:rsidR="00CB6F46" w:rsidRPr="00FB1623" w:rsidRDefault="00CB6F46" w:rsidP="005B1A94">
      <w:pPr>
        <w:pStyle w:val="Heading1"/>
        <w:jc w:val="center"/>
        <w:rPr>
          <w:rFonts w:ascii="Times New Roman" w:eastAsia="Batang" w:hAnsi="Times New Roman"/>
          <w:caps/>
          <w:sz w:val="24"/>
          <w:szCs w:val="24"/>
        </w:rPr>
      </w:pPr>
      <w:bookmarkStart w:id="149" w:name="_Toc272398465"/>
      <w:r w:rsidRPr="00FB1623">
        <w:rPr>
          <w:rFonts w:ascii="Times New Roman" w:eastAsia="Batang" w:hAnsi="Times New Roman"/>
          <w:caps/>
          <w:sz w:val="24"/>
          <w:szCs w:val="24"/>
        </w:rPr>
        <w:lastRenderedPageBreak/>
        <w:t>Website</w:t>
      </w:r>
      <w:r w:rsidR="00AA2ABB">
        <w:rPr>
          <w:rFonts w:ascii="Times New Roman" w:eastAsia="Batang" w:hAnsi="Times New Roman"/>
          <w:caps/>
          <w:sz w:val="24"/>
          <w:szCs w:val="24"/>
        </w:rPr>
        <w:t>s</w:t>
      </w:r>
      <w:r w:rsidRPr="00FB1623">
        <w:rPr>
          <w:rFonts w:ascii="Times New Roman" w:eastAsia="Batang" w:hAnsi="Times New Roman"/>
          <w:caps/>
          <w:sz w:val="24"/>
          <w:szCs w:val="24"/>
        </w:rPr>
        <w:t xml:space="preserve"> </w:t>
      </w:r>
      <w:r w:rsidR="00AA2ABB">
        <w:rPr>
          <w:rFonts w:ascii="Times New Roman" w:eastAsia="Batang" w:hAnsi="Times New Roman"/>
          <w:caps/>
          <w:sz w:val="24"/>
          <w:szCs w:val="24"/>
        </w:rPr>
        <w:t>of interest</w:t>
      </w:r>
      <w:bookmarkEnd w:id="149"/>
    </w:p>
    <w:p w:rsidR="00AF0FDA" w:rsidRPr="00FB1623" w:rsidRDefault="00AF0FDA" w:rsidP="00AF0FDA">
      <w:pPr>
        <w:pStyle w:val="NoSpacing"/>
        <w:jc w:val="center"/>
        <w:rPr>
          <w:rFonts w:eastAsia="Batang"/>
          <w:caps/>
        </w:rPr>
      </w:pPr>
    </w:p>
    <w:tbl>
      <w:tblPr>
        <w:tblW w:w="109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00"/>
        <w:gridCol w:w="5580"/>
      </w:tblGrid>
      <w:tr w:rsidR="00CB6F46" w:rsidRPr="00FB1623" w:rsidTr="00CB6F46">
        <w:trPr>
          <w:trHeight w:val="1298"/>
        </w:trPr>
        <w:tc>
          <w:tcPr>
            <w:tcW w:w="5400" w:type="dxa"/>
          </w:tcPr>
          <w:p w:rsidR="00CB6F46" w:rsidRPr="00FB1623" w:rsidRDefault="00B0536E" w:rsidP="00AF0FDA">
            <w:pPr>
              <w:pStyle w:val="BodyText"/>
              <w:numPr>
                <w:ilvl w:val="0"/>
                <w:numId w:val="44"/>
              </w:numPr>
              <w:jc w:val="left"/>
              <w:rPr>
                <w:rFonts w:eastAsia="Batang"/>
                <w:b/>
                <w:bCs/>
              </w:rPr>
            </w:pPr>
            <w:hyperlink r:id="rId167" w:history="1">
              <w:r w:rsidR="00AF0FDA" w:rsidRPr="00FB1623">
                <w:rPr>
                  <w:rStyle w:val="Hyperlink"/>
                  <w:rFonts w:eastAsia="Batang"/>
                  <w:b/>
                  <w:bCs/>
                </w:rPr>
                <w:t>http://towson.edu/registrar</w:t>
              </w:r>
            </w:hyperlink>
            <w:r w:rsidR="00CB6F46" w:rsidRPr="00FB1623">
              <w:rPr>
                <w:rFonts w:eastAsia="Batang"/>
                <w:b/>
                <w:bCs/>
              </w:rPr>
              <w:tab/>
            </w:r>
          </w:p>
          <w:p w:rsidR="00CB6F46" w:rsidRPr="00FB1623" w:rsidRDefault="00CB6F46" w:rsidP="001538F3">
            <w:pPr>
              <w:pStyle w:val="BodyText"/>
              <w:numPr>
                <w:ilvl w:val="0"/>
                <w:numId w:val="45"/>
              </w:numPr>
              <w:jc w:val="left"/>
              <w:rPr>
                <w:rFonts w:eastAsia="Batang"/>
              </w:rPr>
            </w:pPr>
            <w:r w:rsidRPr="00FB1623">
              <w:rPr>
                <w:rFonts w:eastAsia="Batang"/>
              </w:rPr>
              <w:t>Registration</w:t>
            </w:r>
          </w:p>
          <w:p w:rsidR="00CB6F46" w:rsidRPr="00FB1623" w:rsidRDefault="00CB6F46" w:rsidP="001538F3">
            <w:pPr>
              <w:pStyle w:val="BodyText"/>
              <w:numPr>
                <w:ilvl w:val="0"/>
                <w:numId w:val="45"/>
              </w:numPr>
              <w:jc w:val="left"/>
              <w:rPr>
                <w:rFonts w:eastAsia="Batang"/>
              </w:rPr>
            </w:pPr>
            <w:r w:rsidRPr="00FB1623">
              <w:rPr>
                <w:rFonts w:eastAsia="Batang"/>
              </w:rPr>
              <w:t>Graduation</w:t>
            </w:r>
          </w:p>
          <w:p w:rsidR="00CB6F46" w:rsidRPr="00FB1623" w:rsidRDefault="00CB6F46" w:rsidP="001538F3">
            <w:pPr>
              <w:pStyle w:val="BodyText"/>
              <w:numPr>
                <w:ilvl w:val="0"/>
                <w:numId w:val="45"/>
              </w:numPr>
              <w:jc w:val="left"/>
              <w:rPr>
                <w:rFonts w:eastAsia="Batang"/>
              </w:rPr>
            </w:pPr>
            <w:r w:rsidRPr="00FB1623">
              <w:rPr>
                <w:rFonts w:eastAsia="Batang"/>
              </w:rPr>
              <w:t>Enrollment Verification</w:t>
            </w:r>
          </w:p>
          <w:p w:rsidR="00CB6F46" w:rsidRPr="00FB1623" w:rsidRDefault="00CB6F46" w:rsidP="001538F3">
            <w:pPr>
              <w:pStyle w:val="BodyText"/>
              <w:numPr>
                <w:ilvl w:val="0"/>
                <w:numId w:val="45"/>
              </w:numPr>
              <w:jc w:val="left"/>
              <w:rPr>
                <w:rFonts w:eastAsia="Batang"/>
              </w:rPr>
            </w:pPr>
            <w:r w:rsidRPr="00FB1623">
              <w:rPr>
                <w:rFonts w:eastAsia="Batang"/>
              </w:rPr>
              <w:t>Grades, Records, and Transcripts</w:t>
            </w:r>
          </w:p>
          <w:p w:rsidR="00CB6F46" w:rsidRPr="00FB1623" w:rsidRDefault="00CB6F46" w:rsidP="001538F3">
            <w:pPr>
              <w:pStyle w:val="BodyText"/>
              <w:numPr>
                <w:ilvl w:val="0"/>
                <w:numId w:val="45"/>
              </w:numPr>
              <w:jc w:val="left"/>
              <w:rPr>
                <w:rFonts w:eastAsia="Batang"/>
              </w:rPr>
            </w:pPr>
            <w:r w:rsidRPr="00FB1623">
              <w:rPr>
                <w:rFonts w:eastAsia="Batang"/>
              </w:rPr>
              <w:t>Readmission</w:t>
            </w:r>
          </w:p>
        </w:tc>
        <w:tc>
          <w:tcPr>
            <w:tcW w:w="5580" w:type="dxa"/>
          </w:tcPr>
          <w:p w:rsidR="00AF0FDA" w:rsidRPr="00FB1623" w:rsidRDefault="00B0536E" w:rsidP="001538F3">
            <w:pPr>
              <w:pStyle w:val="BodyText"/>
              <w:numPr>
                <w:ilvl w:val="0"/>
                <w:numId w:val="46"/>
              </w:numPr>
              <w:tabs>
                <w:tab w:val="clear" w:pos="1080"/>
                <w:tab w:val="num" w:pos="342"/>
              </w:tabs>
              <w:ind w:hanging="360"/>
              <w:jc w:val="left"/>
              <w:rPr>
                <w:rFonts w:eastAsia="Batang"/>
              </w:rPr>
            </w:pPr>
            <w:hyperlink r:id="rId168" w:history="1">
              <w:r w:rsidR="00AF0FDA" w:rsidRPr="00FB1623">
                <w:rPr>
                  <w:rStyle w:val="Hyperlink"/>
                  <w:rFonts w:eastAsia="Batang"/>
                  <w:b/>
                  <w:bCs/>
                </w:rPr>
                <w:t>http://www.towson.edu/registrar/Degree/</w:t>
              </w:r>
            </w:hyperlink>
          </w:p>
          <w:p w:rsidR="00CB6F46" w:rsidRPr="00FB1623" w:rsidRDefault="00CB6F46" w:rsidP="001538F3">
            <w:pPr>
              <w:pStyle w:val="BodyText"/>
              <w:numPr>
                <w:ilvl w:val="1"/>
                <w:numId w:val="46"/>
              </w:numPr>
              <w:jc w:val="left"/>
              <w:rPr>
                <w:rFonts w:eastAsia="Batang"/>
              </w:rPr>
            </w:pPr>
            <w:r w:rsidRPr="00FB1623">
              <w:rPr>
                <w:rFonts w:eastAsia="Batang"/>
              </w:rPr>
              <w:t>GenEd requirements</w:t>
            </w:r>
          </w:p>
          <w:p w:rsidR="00CB6F46" w:rsidRPr="00FB1623" w:rsidRDefault="00CB6F46" w:rsidP="001538F3">
            <w:pPr>
              <w:pStyle w:val="BodyText"/>
              <w:numPr>
                <w:ilvl w:val="1"/>
                <w:numId w:val="46"/>
              </w:numPr>
              <w:jc w:val="left"/>
              <w:rPr>
                <w:rFonts w:eastAsia="Batang"/>
              </w:rPr>
            </w:pPr>
            <w:r w:rsidRPr="00FB1623">
              <w:rPr>
                <w:rFonts w:eastAsia="Batang"/>
              </w:rPr>
              <w:t>Degree Requirements</w:t>
            </w:r>
          </w:p>
        </w:tc>
      </w:tr>
      <w:tr w:rsidR="00CB6F46" w:rsidRPr="00FB1623" w:rsidTr="00CB6F46">
        <w:trPr>
          <w:trHeight w:val="1635"/>
        </w:trPr>
        <w:tc>
          <w:tcPr>
            <w:tcW w:w="5400" w:type="dxa"/>
          </w:tcPr>
          <w:p w:rsidR="00AF0FDA" w:rsidRPr="00FB1623" w:rsidRDefault="00B0536E" w:rsidP="001538F3">
            <w:pPr>
              <w:pStyle w:val="BodyText"/>
              <w:numPr>
                <w:ilvl w:val="0"/>
                <w:numId w:val="47"/>
              </w:numPr>
              <w:tabs>
                <w:tab w:val="clear" w:pos="720"/>
                <w:tab w:val="num" w:pos="342"/>
              </w:tabs>
              <w:ind w:left="342" w:hanging="342"/>
              <w:jc w:val="left"/>
              <w:rPr>
                <w:rFonts w:eastAsia="Batang"/>
              </w:rPr>
            </w:pPr>
            <w:hyperlink r:id="rId169" w:history="1">
              <w:r w:rsidR="00AF0FDA" w:rsidRPr="00FB1623">
                <w:rPr>
                  <w:rStyle w:val="Hyperlink"/>
                  <w:rFonts w:eastAsia="Batang"/>
                  <w:b/>
                  <w:bCs/>
                </w:rPr>
                <w:t>http://wwwnew.towson.edu/cbe/student_resources/</w:t>
              </w:r>
            </w:hyperlink>
          </w:p>
          <w:p w:rsidR="00CB6F46" w:rsidRPr="00FB1623" w:rsidRDefault="00CB6F46" w:rsidP="001538F3">
            <w:pPr>
              <w:pStyle w:val="BodyText"/>
              <w:numPr>
                <w:ilvl w:val="0"/>
                <w:numId w:val="53"/>
              </w:numPr>
              <w:jc w:val="left"/>
              <w:rPr>
                <w:rFonts w:eastAsia="Batang"/>
              </w:rPr>
            </w:pPr>
            <w:r w:rsidRPr="00FB1623">
              <w:rPr>
                <w:rFonts w:eastAsia="Batang"/>
              </w:rPr>
              <w:t xml:space="preserve">CBE Major requirements </w:t>
            </w:r>
          </w:p>
          <w:p w:rsidR="00CB6F46" w:rsidRPr="00FB1623" w:rsidRDefault="00CB6F46" w:rsidP="001538F3">
            <w:pPr>
              <w:pStyle w:val="BodyText"/>
              <w:numPr>
                <w:ilvl w:val="0"/>
                <w:numId w:val="53"/>
              </w:numPr>
              <w:jc w:val="left"/>
              <w:rPr>
                <w:rFonts w:eastAsia="Batang"/>
              </w:rPr>
            </w:pPr>
            <w:r w:rsidRPr="00FB1623">
              <w:rPr>
                <w:rFonts w:eastAsia="Batang"/>
              </w:rPr>
              <w:t>CBE courses prerequisites</w:t>
            </w:r>
          </w:p>
          <w:p w:rsidR="00CB6F46" w:rsidRPr="00FB1623" w:rsidRDefault="00CB6F46" w:rsidP="001538F3">
            <w:pPr>
              <w:pStyle w:val="BodyText"/>
              <w:numPr>
                <w:ilvl w:val="0"/>
                <w:numId w:val="53"/>
              </w:numPr>
              <w:jc w:val="left"/>
              <w:rPr>
                <w:rFonts w:eastAsia="Batang"/>
              </w:rPr>
            </w:pPr>
            <w:r w:rsidRPr="00FB1623">
              <w:rPr>
                <w:rFonts w:eastAsia="Batang"/>
              </w:rPr>
              <w:t>Student Organizations</w:t>
            </w:r>
          </w:p>
          <w:p w:rsidR="00CB6F46" w:rsidRPr="00FB1623" w:rsidRDefault="00CB6F46" w:rsidP="001538F3">
            <w:pPr>
              <w:pStyle w:val="BodyText"/>
              <w:numPr>
                <w:ilvl w:val="0"/>
                <w:numId w:val="53"/>
              </w:numPr>
              <w:jc w:val="left"/>
              <w:rPr>
                <w:rFonts w:eastAsia="Batang"/>
              </w:rPr>
            </w:pPr>
            <w:r w:rsidRPr="00FB1623">
              <w:rPr>
                <w:rFonts w:eastAsia="Batang"/>
              </w:rPr>
              <w:t>Computer Proficiency Exam</w:t>
            </w:r>
          </w:p>
          <w:p w:rsidR="00CB6F46" w:rsidRPr="00FB1623" w:rsidRDefault="00CB6F46" w:rsidP="001538F3">
            <w:pPr>
              <w:pStyle w:val="BodyText"/>
              <w:numPr>
                <w:ilvl w:val="0"/>
                <w:numId w:val="53"/>
              </w:numPr>
              <w:jc w:val="left"/>
              <w:rPr>
                <w:rFonts w:eastAsia="Batang"/>
              </w:rPr>
            </w:pPr>
            <w:r w:rsidRPr="00FB1623">
              <w:rPr>
                <w:rFonts w:eastAsia="Batang"/>
              </w:rPr>
              <w:t>CBE Writing Proficiency Program</w:t>
            </w:r>
          </w:p>
        </w:tc>
        <w:tc>
          <w:tcPr>
            <w:tcW w:w="5580" w:type="dxa"/>
          </w:tcPr>
          <w:p w:rsidR="00AF0FDA" w:rsidRPr="00FB1623" w:rsidRDefault="00B0536E" w:rsidP="001538F3">
            <w:pPr>
              <w:pStyle w:val="BodyText"/>
              <w:numPr>
                <w:ilvl w:val="0"/>
                <w:numId w:val="50"/>
              </w:numPr>
              <w:tabs>
                <w:tab w:val="clear" w:pos="2880"/>
                <w:tab w:val="num" w:pos="342"/>
              </w:tabs>
              <w:ind w:left="342" w:hanging="360"/>
              <w:jc w:val="left"/>
              <w:rPr>
                <w:rFonts w:eastAsia="Batang"/>
              </w:rPr>
            </w:pPr>
            <w:hyperlink r:id="rId170" w:history="1">
              <w:r w:rsidR="00AF0FDA" w:rsidRPr="00FB1623">
                <w:rPr>
                  <w:rStyle w:val="Hyperlink"/>
                  <w:rFonts w:eastAsia="Batang"/>
                  <w:b/>
                  <w:bCs/>
                </w:rPr>
                <w:t>http://wwwnew.towson.edu/adminfinance/ots/support/scs/index.asp</w:t>
              </w:r>
            </w:hyperlink>
          </w:p>
          <w:p w:rsidR="00CB6F46" w:rsidRPr="00FB1623" w:rsidRDefault="00CB6F46" w:rsidP="001538F3">
            <w:pPr>
              <w:pStyle w:val="BodyText"/>
              <w:numPr>
                <w:ilvl w:val="1"/>
                <w:numId w:val="50"/>
              </w:numPr>
              <w:tabs>
                <w:tab w:val="clear" w:pos="2880"/>
                <w:tab w:val="num" w:pos="1062"/>
              </w:tabs>
              <w:ind w:left="1062"/>
              <w:jc w:val="left"/>
              <w:rPr>
                <w:rFonts w:eastAsia="Batang"/>
              </w:rPr>
            </w:pPr>
            <w:r w:rsidRPr="00FB1623">
              <w:rPr>
                <w:rFonts w:eastAsia="Batang"/>
              </w:rPr>
              <w:t>Obtain tiger account</w:t>
            </w:r>
          </w:p>
          <w:p w:rsidR="00CB6F46" w:rsidRPr="00FB1623" w:rsidRDefault="00CB6F46" w:rsidP="001538F3">
            <w:pPr>
              <w:pStyle w:val="BodyText"/>
              <w:numPr>
                <w:ilvl w:val="0"/>
                <w:numId w:val="50"/>
              </w:numPr>
              <w:tabs>
                <w:tab w:val="clear" w:pos="2880"/>
                <w:tab w:val="num" w:pos="1062"/>
              </w:tabs>
              <w:ind w:left="1062" w:hanging="360"/>
              <w:jc w:val="left"/>
              <w:rPr>
                <w:rFonts w:eastAsia="Batang"/>
              </w:rPr>
            </w:pPr>
            <w:r w:rsidRPr="00FB1623">
              <w:rPr>
                <w:rFonts w:eastAsia="Batang"/>
              </w:rPr>
              <w:t>Guidelines on how to use Online Services</w:t>
            </w:r>
          </w:p>
          <w:p w:rsidR="00CB6F46" w:rsidRPr="00FB1623" w:rsidRDefault="00CB6F46" w:rsidP="001538F3">
            <w:pPr>
              <w:pStyle w:val="BodyText"/>
              <w:numPr>
                <w:ilvl w:val="0"/>
                <w:numId w:val="50"/>
              </w:numPr>
              <w:tabs>
                <w:tab w:val="clear" w:pos="2880"/>
                <w:tab w:val="num" w:pos="1062"/>
              </w:tabs>
              <w:ind w:left="1062" w:hanging="360"/>
              <w:jc w:val="left"/>
              <w:rPr>
                <w:rFonts w:eastAsia="Batang"/>
              </w:rPr>
            </w:pPr>
            <w:r w:rsidRPr="00FB1623">
              <w:t xml:space="preserve">E-Mail: helpcenter@towson.edu </w:t>
            </w:r>
          </w:p>
          <w:p w:rsidR="00CB6F46" w:rsidRPr="00FB1623" w:rsidRDefault="00CB6F46" w:rsidP="001538F3">
            <w:pPr>
              <w:pStyle w:val="BodyText"/>
              <w:numPr>
                <w:ilvl w:val="0"/>
                <w:numId w:val="50"/>
              </w:numPr>
              <w:tabs>
                <w:tab w:val="clear" w:pos="2880"/>
                <w:tab w:val="num" w:pos="1062"/>
              </w:tabs>
              <w:ind w:left="1062" w:hanging="360"/>
              <w:jc w:val="left"/>
              <w:rPr>
                <w:rFonts w:eastAsia="Batang"/>
              </w:rPr>
            </w:pPr>
            <w:r w:rsidRPr="00FB1623">
              <w:t>Location: Cook Library, Room 5</w:t>
            </w:r>
          </w:p>
          <w:p w:rsidR="00CB6F46" w:rsidRPr="00FB1623" w:rsidRDefault="00CB6F46" w:rsidP="001538F3">
            <w:pPr>
              <w:pStyle w:val="BodyText"/>
              <w:numPr>
                <w:ilvl w:val="0"/>
                <w:numId w:val="50"/>
              </w:numPr>
              <w:tabs>
                <w:tab w:val="clear" w:pos="2880"/>
                <w:tab w:val="num" w:pos="1062"/>
              </w:tabs>
              <w:ind w:left="1062" w:hanging="360"/>
              <w:jc w:val="left"/>
              <w:rPr>
                <w:rFonts w:eastAsia="Batang"/>
              </w:rPr>
            </w:pPr>
            <w:r w:rsidRPr="00FB1623">
              <w:t>Phone: 410-704-5151</w:t>
            </w:r>
          </w:p>
        </w:tc>
      </w:tr>
      <w:tr w:rsidR="00CB6F46" w:rsidRPr="00FB1623" w:rsidTr="00CB6F46">
        <w:trPr>
          <w:trHeight w:val="953"/>
        </w:trPr>
        <w:tc>
          <w:tcPr>
            <w:tcW w:w="5400" w:type="dxa"/>
          </w:tcPr>
          <w:p w:rsidR="00CB6F46" w:rsidRPr="00FB1623" w:rsidRDefault="00B0536E" w:rsidP="001538F3">
            <w:pPr>
              <w:pStyle w:val="BodyText"/>
              <w:numPr>
                <w:ilvl w:val="0"/>
                <w:numId w:val="44"/>
              </w:numPr>
              <w:jc w:val="left"/>
              <w:rPr>
                <w:rFonts w:eastAsia="Batang"/>
                <w:b/>
                <w:bCs/>
              </w:rPr>
            </w:pPr>
            <w:hyperlink r:id="rId171" w:history="1">
              <w:r w:rsidR="00AF0FDA" w:rsidRPr="00FB1623">
                <w:rPr>
                  <w:rStyle w:val="Hyperlink"/>
                  <w:rFonts w:eastAsia="Batang"/>
                  <w:b/>
                  <w:bCs/>
                </w:rPr>
                <w:t>http://www.towson.edu\careercenter</w:t>
              </w:r>
            </w:hyperlink>
            <w:r w:rsidR="00CB6F46" w:rsidRPr="00FB1623">
              <w:rPr>
                <w:rFonts w:eastAsia="Batang"/>
                <w:b/>
                <w:bCs/>
              </w:rPr>
              <w:t xml:space="preserve"> </w:t>
            </w:r>
          </w:p>
          <w:p w:rsidR="00CB6F46" w:rsidRPr="00FB1623" w:rsidRDefault="00CB6F46" w:rsidP="001538F3">
            <w:pPr>
              <w:pStyle w:val="BodyText"/>
              <w:numPr>
                <w:ilvl w:val="0"/>
                <w:numId w:val="48"/>
              </w:numPr>
              <w:tabs>
                <w:tab w:val="clear" w:pos="1080"/>
                <w:tab w:val="num" w:pos="702"/>
              </w:tabs>
              <w:ind w:left="702" w:hanging="360"/>
              <w:jc w:val="left"/>
              <w:rPr>
                <w:rFonts w:eastAsia="Batang"/>
              </w:rPr>
            </w:pPr>
            <w:r w:rsidRPr="00FB1623">
              <w:rPr>
                <w:rFonts w:eastAsia="Batang"/>
              </w:rPr>
              <w:t>Career Center</w:t>
            </w:r>
          </w:p>
          <w:p w:rsidR="00CB6F46" w:rsidRPr="00FB1623" w:rsidRDefault="00CB6F46" w:rsidP="001538F3">
            <w:pPr>
              <w:pStyle w:val="BodyText"/>
              <w:numPr>
                <w:ilvl w:val="0"/>
                <w:numId w:val="48"/>
              </w:numPr>
              <w:tabs>
                <w:tab w:val="clear" w:pos="1080"/>
                <w:tab w:val="num" w:pos="702"/>
              </w:tabs>
              <w:ind w:left="702" w:hanging="360"/>
              <w:jc w:val="left"/>
              <w:rPr>
                <w:rFonts w:eastAsia="Batang"/>
              </w:rPr>
            </w:pPr>
            <w:r w:rsidRPr="00FB1623">
              <w:rPr>
                <w:rFonts w:eastAsia="Batang"/>
              </w:rPr>
              <w:t>E-Recruiting</w:t>
            </w:r>
          </w:p>
          <w:p w:rsidR="00CB6F46" w:rsidRPr="00FB1623" w:rsidRDefault="00CB6F46" w:rsidP="001538F3">
            <w:pPr>
              <w:pStyle w:val="BodyText"/>
              <w:numPr>
                <w:ilvl w:val="0"/>
                <w:numId w:val="48"/>
              </w:numPr>
              <w:tabs>
                <w:tab w:val="clear" w:pos="1080"/>
                <w:tab w:val="num" w:pos="702"/>
              </w:tabs>
              <w:ind w:left="702" w:hanging="360"/>
              <w:jc w:val="left"/>
              <w:rPr>
                <w:rFonts w:eastAsia="Batang"/>
              </w:rPr>
            </w:pPr>
            <w:r w:rsidRPr="00FB1623">
              <w:rPr>
                <w:rFonts w:eastAsia="Batang"/>
              </w:rPr>
              <w:t>Jobs &amp; Internships</w:t>
            </w:r>
          </w:p>
        </w:tc>
        <w:tc>
          <w:tcPr>
            <w:tcW w:w="5580" w:type="dxa"/>
            <w:tcBorders>
              <w:bottom w:val="single" w:sz="4" w:space="0" w:color="auto"/>
            </w:tcBorders>
          </w:tcPr>
          <w:p w:rsidR="00AF0FDA" w:rsidRPr="00FB1623" w:rsidRDefault="00B0536E" w:rsidP="001538F3">
            <w:pPr>
              <w:pStyle w:val="BodyText"/>
              <w:numPr>
                <w:ilvl w:val="0"/>
                <w:numId w:val="44"/>
              </w:numPr>
              <w:jc w:val="left"/>
              <w:rPr>
                <w:rFonts w:eastAsia="Batang"/>
                <w:b/>
                <w:bCs/>
              </w:rPr>
            </w:pPr>
            <w:hyperlink r:id="rId172" w:history="1">
              <w:r w:rsidR="00AF0FDA" w:rsidRPr="00FB1623">
                <w:rPr>
                  <w:rStyle w:val="Hyperlink"/>
                  <w:rFonts w:eastAsia="Batang"/>
                  <w:b/>
                  <w:bCs/>
                </w:rPr>
                <w:t>http://www.towson.edu/studyabroad/</w:t>
              </w:r>
            </w:hyperlink>
          </w:p>
          <w:p w:rsidR="00CB6F46" w:rsidRPr="00FB1623" w:rsidRDefault="00CB6F46" w:rsidP="001538F3">
            <w:pPr>
              <w:pStyle w:val="BodyText"/>
              <w:numPr>
                <w:ilvl w:val="0"/>
                <w:numId w:val="49"/>
              </w:numPr>
              <w:jc w:val="left"/>
              <w:rPr>
                <w:rFonts w:eastAsia="Batang"/>
              </w:rPr>
            </w:pPr>
            <w:r w:rsidRPr="00FB1623">
              <w:rPr>
                <w:rFonts w:eastAsia="Batang"/>
              </w:rPr>
              <w:t>Study Abroad</w:t>
            </w:r>
          </w:p>
        </w:tc>
      </w:tr>
      <w:tr w:rsidR="00CB6F46" w:rsidRPr="00FB1623" w:rsidTr="00CB6F46">
        <w:trPr>
          <w:trHeight w:val="1253"/>
        </w:trPr>
        <w:tc>
          <w:tcPr>
            <w:tcW w:w="5400" w:type="dxa"/>
            <w:tcBorders>
              <w:bottom w:val="single" w:sz="4" w:space="0" w:color="auto"/>
            </w:tcBorders>
          </w:tcPr>
          <w:p w:rsidR="00CB6F46" w:rsidRPr="00FB1623" w:rsidRDefault="00B0536E" w:rsidP="001538F3">
            <w:pPr>
              <w:pStyle w:val="BodyText"/>
              <w:numPr>
                <w:ilvl w:val="0"/>
                <w:numId w:val="51"/>
              </w:numPr>
              <w:jc w:val="left"/>
              <w:rPr>
                <w:rFonts w:eastAsia="Batang"/>
              </w:rPr>
            </w:pPr>
            <w:hyperlink r:id="rId173" w:history="1">
              <w:r w:rsidR="00AF0FDA" w:rsidRPr="00FB1623">
                <w:rPr>
                  <w:rStyle w:val="Hyperlink"/>
                  <w:b/>
                  <w:bCs/>
                </w:rPr>
                <w:t>http://wwwnew.towson.edu/aac/</w:t>
              </w:r>
            </w:hyperlink>
          </w:p>
          <w:p w:rsidR="00CB6F46" w:rsidRPr="00FB1623" w:rsidRDefault="00CB6F46" w:rsidP="001538F3">
            <w:pPr>
              <w:pStyle w:val="BodyText"/>
              <w:numPr>
                <w:ilvl w:val="1"/>
                <w:numId w:val="51"/>
              </w:numPr>
              <w:jc w:val="left"/>
              <w:rPr>
                <w:rFonts w:eastAsia="Batang"/>
              </w:rPr>
            </w:pPr>
            <w:r w:rsidRPr="00FB1623">
              <w:rPr>
                <w:color w:val="000000"/>
              </w:rPr>
              <w:t>Tutorial Services</w:t>
            </w:r>
          </w:p>
          <w:p w:rsidR="00CB6F46" w:rsidRPr="00FB1623" w:rsidRDefault="00CB6F46" w:rsidP="001538F3">
            <w:pPr>
              <w:pStyle w:val="BodyText"/>
              <w:numPr>
                <w:ilvl w:val="1"/>
                <w:numId w:val="51"/>
              </w:numPr>
              <w:jc w:val="left"/>
              <w:rPr>
                <w:rFonts w:eastAsia="Batang"/>
              </w:rPr>
            </w:pPr>
            <w:r w:rsidRPr="00FB1623">
              <w:rPr>
                <w:color w:val="000000"/>
              </w:rPr>
              <w:t>Workshops</w:t>
            </w:r>
          </w:p>
          <w:p w:rsidR="00CB6F46" w:rsidRPr="00FB1623" w:rsidRDefault="00CB6F46" w:rsidP="001538F3">
            <w:pPr>
              <w:pStyle w:val="BodyText"/>
              <w:numPr>
                <w:ilvl w:val="1"/>
                <w:numId w:val="51"/>
              </w:numPr>
              <w:jc w:val="left"/>
              <w:rPr>
                <w:rFonts w:eastAsia="Batang"/>
              </w:rPr>
            </w:pPr>
            <w:r w:rsidRPr="00FB1623">
              <w:rPr>
                <w:color w:val="000000"/>
              </w:rPr>
              <w:t>Academic Coaching</w:t>
            </w:r>
          </w:p>
          <w:p w:rsidR="00CB6F46" w:rsidRPr="00FB1623" w:rsidRDefault="00CB6F46" w:rsidP="00CB6F46">
            <w:pPr>
              <w:pStyle w:val="BodyText"/>
              <w:rPr>
                <w:rFonts w:eastAsia="Batang"/>
              </w:rPr>
            </w:pPr>
          </w:p>
        </w:tc>
        <w:tc>
          <w:tcPr>
            <w:tcW w:w="5580" w:type="dxa"/>
            <w:tcBorders>
              <w:bottom w:val="single" w:sz="4" w:space="0" w:color="auto"/>
            </w:tcBorders>
          </w:tcPr>
          <w:p w:rsidR="00AF0FDA" w:rsidRPr="00FB1623" w:rsidRDefault="00CB6F46" w:rsidP="001538F3">
            <w:pPr>
              <w:pStyle w:val="BodyText"/>
              <w:numPr>
                <w:ilvl w:val="0"/>
                <w:numId w:val="44"/>
              </w:numPr>
              <w:jc w:val="left"/>
              <w:rPr>
                <w:rFonts w:eastAsia="Batang"/>
                <w:b/>
                <w:bCs/>
              </w:rPr>
            </w:pPr>
            <w:r w:rsidRPr="00FB1623">
              <w:rPr>
                <w:rFonts w:eastAsia="Batang"/>
                <w:b/>
                <w:bCs/>
              </w:rPr>
              <w:t>http://artweb.usmd.edu/</w:t>
            </w:r>
          </w:p>
          <w:p w:rsidR="00CB6F46" w:rsidRPr="00FB1623" w:rsidRDefault="00CB6F46" w:rsidP="001538F3">
            <w:pPr>
              <w:pStyle w:val="BodyText"/>
              <w:numPr>
                <w:ilvl w:val="0"/>
                <w:numId w:val="52"/>
              </w:numPr>
              <w:jc w:val="left"/>
              <w:rPr>
                <w:rFonts w:eastAsia="Batang"/>
              </w:rPr>
            </w:pPr>
            <w:r w:rsidRPr="00FB1623">
              <w:rPr>
                <w:rFonts w:eastAsia="Batang"/>
              </w:rPr>
              <w:t xml:space="preserve">Transfer Equivalent &amp; Articulation </w:t>
            </w:r>
          </w:p>
          <w:p w:rsidR="00CB6F46" w:rsidRPr="00FB1623" w:rsidRDefault="00CB6F46" w:rsidP="001538F3">
            <w:pPr>
              <w:pStyle w:val="BodyText"/>
              <w:numPr>
                <w:ilvl w:val="0"/>
                <w:numId w:val="52"/>
              </w:numPr>
              <w:jc w:val="left"/>
              <w:rPr>
                <w:rFonts w:eastAsia="Batang"/>
              </w:rPr>
            </w:pPr>
            <w:r w:rsidRPr="00FB1623">
              <w:rPr>
                <w:rFonts w:eastAsia="Batang"/>
              </w:rPr>
              <w:t>Agreements per ARTSYS</w:t>
            </w:r>
          </w:p>
          <w:p w:rsidR="00CB6F46" w:rsidRPr="00FB1623" w:rsidRDefault="00CB6F46" w:rsidP="001538F3">
            <w:pPr>
              <w:pStyle w:val="BodyText"/>
              <w:numPr>
                <w:ilvl w:val="0"/>
                <w:numId w:val="52"/>
              </w:numPr>
              <w:jc w:val="left"/>
              <w:rPr>
                <w:rFonts w:eastAsia="Batang"/>
              </w:rPr>
            </w:pPr>
            <w:r w:rsidRPr="00FB1623">
              <w:rPr>
                <w:rFonts w:eastAsia="Batang"/>
              </w:rPr>
              <w:t>Transfer packages from 2-year institutions</w:t>
            </w:r>
          </w:p>
          <w:p w:rsidR="00CB6F46" w:rsidRPr="00FB1623" w:rsidRDefault="00CB6F46" w:rsidP="001538F3">
            <w:pPr>
              <w:pStyle w:val="BodyText"/>
              <w:numPr>
                <w:ilvl w:val="0"/>
                <w:numId w:val="52"/>
              </w:numPr>
              <w:jc w:val="left"/>
              <w:rPr>
                <w:rFonts w:eastAsia="Batang"/>
              </w:rPr>
            </w:pPr>
            <w:r w:rsidRPr="00FB1623">
              <w:rPr>
                <w:rFonts w:eastAsia="Batang"/>
              </w:rPr>
              <w:t>Transfer course equivalencies</w:t>
            </w:r>
          </w:p>
        </w:tc>
      </w:tr>
    </w:tbl>
    <w:p w:rsidR="005C7A9E" w:rsidRPr="00FB1623" w:rsidRDefault="00CB6F46" w:rsidP="00507EC9">
      <w:pPr>
        <w:pStyle w:val="Heading1"/>
        <w:rPr>
          <w:rFonts w:ascii="Times New Roman" w:hAnsi="Times New Roman"/>
          <w:sz w:val="24"/>
          <w:szCs w:val="24"/>
        </w:rPr>
      </w:pPr>
      <w:r w:rsidRPr="00FB1623">
        <w:rPr>
          <w:rFonts w:ascii="Times New Roman" w:hAnsi="Times New Roman"/>
          <w:sz w:val="24"/>
          <w:szCs w:val="24"/>
        </w:rPr>
        <w:br w:type="page"/>
      </w:r>
      <w:bookmarkStart w:id="150" w:name="_Toc272398466"/>
      <w:r w:rsidR="00C01512" w:rsidRPr="00FB1623">
        <w:rPr>
          <w:rFonts w:ascii="Times New Roman" w:hAnsi="Times New Roman"/>
          <w:sz w:val="24"/>
          <w:szCs w:val="24"/>
        </w:rPr>
        <w:lastRenderedPageBreak/>
        <w:t>W</w:t>
      </w:r>
      <w:r w:rsidR="005C7A9E" w:rsidRPr="00FB1623">
        <w:rPr>
          <w:rFonts w:ascii="Times New Roman" w:hAnsi="Times New Roman"/>
          <w:sz w:val="24"/>
          <w:szCs w:val="24"/>
        </w:rPr>
        <w:t>HO’S WHO IN THE COLLEGE OF BUSINESS AND ECONOMICS?</w:t>
      </w:r>
      <w:bookmarkEnd w:id="150"/>
    </w:p>
    <w:p w:rsidR="005C7A9E" w:rsidRPr="00FB1623" w:rsidRDefault="00E523F2" w:rsidP="0059637A">
      <w:pPr>
        <w:jc w:val="center"/>
      </w:pPr>
      <w:r w:rsidRPr="00FB1623">
        <w:t xml:space="preserve">Knowing who to go to is half the battle, so </w:t>
      </w:r>
      <w:r w:rsidR="004D7641" w:rsidRPr="00FB1623">
        <w:t>find out “Who’s Who in the CBE”!</w:t>
      </w:r>
    </w:p>
    <w:p w:rsidR="005916F8" w:rsidRPr="00FB1623" w:rsidRDefault="005916F8" w:rsidP="0059637A">
      <w:pPr>
        <w:rPr>
          <w:b/>
          <w:bCs/>
          <w:kern w:val="36"/>
          <w:u w:val="single"/>
        </w:rPr>
      </w:pPr>
    </w:p>
    <w:p w:rsidR="0059637A" w:rsidRPr="00FB1623" w:rsidRDefault="0059637A" w:rsidP="0059637A">
      <w:pPr>
        <w:rPr>
          <w:b/>
          <w:bCs/>
          <w:kern w:val="36"/>
          <w:u w:val="single"/>
        </w:rPr>
        <w:sectPr w:rsidR="0059637A" w:rsidRPr="00FB1623" w:rsidSect="00DD0D8E">
          <w:footerReference w:type="even" r:id="rId174"/>
          <w:footerReference w:type="default" r:id="rId175"/>
          <w:type w:val="continuous"/>
          <w:pgSz w:w="12240" w:h="15840"/>
          <w:pgMar w:top="720" w:right="720" w:bottom="720" w:left="720" w:header="720" w:footer="720" w:gutter="0"/>
          <w:cols w:space="720"/>
          <w:titlePg/>
          <w:docGrid w:linePitch="360"/>
        </w:sectPr>
      </w:pPr>
    </w:p>
    <w:p w:rsidR="005C7A9E" w:rsidRPr="00FB1623" w:rsidRDefault="005C7A9E" w:rsidP="0059637A">
      <w:pPr>
        <w:rPr>
          <w:kern w:val="36"/>
          <w:u w:val="single"/>
        </w:rPr>
      </w:pPr>
      <w:r w:rsidRPr="00FB1623">
        <w:rPr>
          <w:b/>
          <w:bCs/>
          <w:kern w:val="36"/>
          <w:u w:val="single"/>
        </w:rPr>
        <w:lastRenderedPageBreak/>
        <w:t>DEAN’S OFFICE</w:t>
      </w:r>
    </w:p>
    <w:p w:rsidR="005C7A9E" w:rsidRPr="00FB1623" w:rsidRDefault="005C7A9E" w:rsidP="0059637A">
      <w:r w:rsidRPr="00FB1623">
        <w:t>Stephens Hall 218</w:t>
      </w:r>
    </w:p>
    <w:p w:rsidR="005C7A9E" w:rsidRPr="00FB1623" w:rsidRDefault="005C7A9E" w:rsidP="0059637A">
      <w:r w:rsidRPr="00FB1623">
        <w:t>Main Office- 410-704-3342</w:t>
      </w:r>
    </w:p>
    <w:p w:rsidR="005C7A9E" w:rsidRPr="00FB1623" w:rsidRDefault="005C7A9E" w:rsidP="0059637A">
      <w:r w:rsidRPr="00FB1623">
        <w:t>Fax- 410-704-3664</w:t>
      </w:r>
    </w:p>
    <w:p w:rsidR="005C7A9E" w:rsidRPr="00FB1623" w:rsidRDefault="005C7A9E" w:rsidP="0059637A">
      <w:r w:rsidRPr="00FB1623">
        <w:rPr>
          <w:i/>
          <w:iCs/>
        </w:rPr>
        <w:t>Dr. Shohreh Kaynama</w:t>
      </w:r>
      <w:r w:rsidRPr="00FB1623">
        <w:t>, Dean</w:t>
      </w:r>
    </w:p>
    <w:p w:rsidR="005C7A9E" w:rsidRPr="00FB1623" w:rsidRDefault="005C7A9E" w:rsidP="0059637A">
      <w:r w:rsidRPr="00FB1623">
        <w:rPr>
          <w:i/>
          <w:iCs/>
        </w:rPr>
        <w:t>Dr. Louise Laurence</w:t>
      </w:r>
      <w:r w:rsidRPr="00FB1623">
        <w:t>, Associate Dean</w:t>
      </w:r>
    </w:p>
    <w:p w:rsidR="005C7A9E" w:rsidRPr="00FB1623" w:rsidRDefault="009A60CB" w:rsidP="0059637A">
      <w:pPr>
        <w:rPr>
          <w:iCs/>
        </w:rPr>
      </w:pPr>
      <w:r w:rsidRPr="00FB1623">
        <w:rPr>
          <w:i/>
          <w:iCs/>
        </w:rPr>
        <w:t>Ms. Pamela McComas</w:t>
      </w:r>
      <w:r w:rsidR="005C7A9E" w:rsidRPr="00FB1623">
        <w:rPr>
          <w:i/>
          <w:iCs/>
        </w:rPr>
        <w:t>,</w:t>
      </w:r>
      <w:r w:rsidR="005C7A9E" w:rsidRPr="00FB1623">
        <w:rPr>
          <w:iCs/>
        </w:rPr>
        <w:t xml:space="preserve"> Communications Specialist</w:t>
      </w:r>
    </w:p>
    <w:p w:rsidR="005C7A9E" w:rsidRPr="00FB1623" w:rsidRDefault="00C061CB" w:rsidP="0059637A">
      <w:pPr>
        <w:rPr>
          <w:iCs/>
        </w:rPr>
      </w:pPr>
      <w:r>
        <w:rPr>
          <w:i/>
          <w:iCs/>
        </w:rPr>
        <w:t>Mr. Jeremy Farkas</w:t>
      </w:r>
      <w:r w:rsidR="005C7A9E" w:rsidRPr="00FB1623">
        <w:rPr>
          <w:i/>
          <w:iCs/>
        </w:rPr>
        <w:t>,</w:t>
      </w:r>
      <w:r w:rsidR="005C7A9E" w:rsidRPr="00FB1623">
        <w:rPr>
          <w:iCs/>
        </w:rPr>
        <w:t xml:space="preserve"> </w:t>
      </w:r>
      <w:r w:rsidR="00697606" w:rsidRPr="00FB1623">
        <w:rPr>
          <w:iCs/>
        </w:rPr>
        <w:t>Technology</w:t>
      </w:r>
      <w:r w:rsidR="005C7A9E" w:rsidRPr="00FB1623">
        <w:rPr>
          <w:iCs/>
        </w:rPr>
        <w:t xml:space="preserve"> Coordinator</w:t>
      </w:r>
    </w:p>
    <w:p w:rsidR="005C7A9E" w:rsidRPr="00FB1623" w:rsidRDefault="009A60CB" w:rsidP="001D4819">
      <w:pPr>
        <w:ind w:left="450" w:hanging="450"/>
        <w:rPr>
          <w:iCs/>
        </w:rPr>
      </w:pPr>
      <w:r w:rsidRPr="00FB1623">
        <w:rPr>
          <w:i/>
          <w:iCs/>
        </w:rPr>
        <w:t>Ms. Heather McComas</w:t>
      </w:r>
      <w:r w:rsidR="005C7A9E" w:rsidRPr="00FB1623">
        <w:rPr>
          <w:i/>
          <w:iCs/>
        </w:rPr>
        <w:t>,</w:t>
      </w:r>
      <w:r w:rsidR="005C7A9E" w:rsidRPr="00FB1623">
        <w:rPr>
          <w:iCs/>
        </w:rPr>
        <w:t xml:space="preserve"> Coordinator of Academic Operations</w:t>
      </w:r>
    </w:p>
    <w:p w:rsidR="005C7A9E" w:rsidRPr="00FB1623" w:rsidRDefault="009A60CB" w:rsidP="0059637A">
      <w:pPr>
        <w:rPr>
          <w:iCs/>
          <w:u w:val="single"/>
        </w:rPr>
      </w:pPr>
      <w:r w:rsidRPr="00FB1623">
        <w:rPr>
          <w:i/>
          <w:iCs/>
        </w:rPr>
        <w:t>Mr. Michael Donahue</w:t>
      </w:r>
      <w:r w:rsidR="005C7A9E" w:rsidRPr="00FB1623">
        <w:rPr>
          <w:i/>
          <w:iCs/>
        </w:rPr>
        <w:t xml:space="preserve">, </w:t>
      </w:r>
      <w:r w:rsidR="005C7A9E" w:rsidRPr="00FB1623">
        <w:rPr>
          <w:iCs/>
        </w:rPr>
        <w:t>Executive-in-Residence</w:t>
      </w:r>
      <w:r w:rsidR="005C7A9E" w:rsidRPr="00FB1623">
        <w:rPr>
          <w:iCs/>
          <w:u w:val="single"/>
        </w:rPr>
        <w:t xml:space="preserve"> </w:t>
      </w:r>
    </w:p>
    <w:p w:rsidR="008E3006" w:rsidRPr="00FB1623" w:rsidRDefault="009A60CB" w:rsidP="0059637A">
      <w:r w:rsidRPr="00FB1623">
        <w:rPr>
          <w:i/>
          <w:iCs/>
        </w:rPr>
        <w:t xml:space="preserve">Ms. </w:t>
      </w:r>
      <w:r w:rsidR="005C7A9E" w:rsidRPr="00FB1623">
        <w:rPr>
          <w:i/>
          <w:iCs/>
        </w:rPr>
        <w:t>Janet Gaver</w:t>
      </w:r>
      <w:r w:rsidR="005C7A9E" w:rsidRPr="00FB1623">
        <w:t>, Executive Administrative Assistant</w:t>
      </w:r>
    </w:p>
    <w:p w:rsidR="005C7A9E" w:rsidRPr="00FB1623" w:rsidRDefault="005C7A9E" w:rsidP="0059637A">
      <w:pPr>
        <w:rPr>
          <w:kern w:val="36"/>
          <w:u w:val="single"/>
        </w:rPr>
      </w:pPr>
      <w:r w:rsidRPr="00FB1623">
        <w:rPr>
          <w:b/>
          <w:bCs/>
          <w:kern w:val="36"/>
          <w:u w:val="single"/>
        </w:rPr>
        <w:lastRenderedPageBreak/>
        <w:t>CBE STUDENT ACADEMIC SERVICES</w:t>
      </w:r>
    </w:p>
    <w:p w:rsidR="005C7A9E" w:rsidRPr="00FB1623" w:rsidRDefault="005C7A9E" w:rsidP="0059637A">
      <w:r w:rsidRPr="00FB1623">
        <w:t>Stephens Hall 301</w:t>
      </w:r>
    </w:p>
    <w:p w:rsidR="005C7A9E" w:rsidRPr="00FB1623" w:rsidRDefault="005C7A9E" w:rsidP="0059637A">
      <w:r w:rsidRPr="00FB1623">
        <w:t>Main Office- 410-704-3496</w:t>
      </w:r>
    </w:p>
    <w:p w:rsidR="005C7A9E" w:rsidRPr="00FB1623" w:rsidRDefault="005C7A9E" w:rsidP="0059637A">
      <w:r w:rsidRPr="00FB1623">
        <w:t>Fax- 410-704-2300</w:t>
      </w:r>
    </w:p>
    <w:p w:rsidR="005C7A9E" w:rsidRPr="00FB1623" w:rsidRDefault="005C7A9E" w:rsidP="0059637A">
      <w:r w:rsidRPr="00FB1623">
        <w:rPr>
          <w:i/>
          <w:iCs/>
        </w:rPr>
        <w:t>Ms</w:t>
      </w:r>
      <w:r w:rsidR="001D4819">
        <w:rPr>
          <w:i/>
          <w:iCs/>
        </w:rPr>
        <w:t>.</w:t>
      </w:r>
      <w:r w:rsidRPr="00FB1623">
        <w:rPr>
          <w:i/>
          <w:iCs/>
        </w:rPr>
        <w:t xml:space="preserve"> Patricia Atkinson</w:t>
      </w:r>
      <w:r w:rsidRPr="00FB1623">
        <w:t>, Director</w:t>
      </w:r>
    </w:p>
    <w:p w:rsidR="005C7A9E" w:rsidRPr="00FB1623" w:rsidRDefault="005C7A9E" w:rsidP="0059637A">
      <w:r w:rsidRPr="00FB1623">
        <w:rPr>
          <w:i/>
          <w:iCs/>
        </w:rPr>
        <w:t>Mrs. Linda Sawyer</w:t>
      </w:r>
      <w:r w:rsidRPr="00FB1623">
        <w:t>, Administrative Assistant</w:t>
      </w:r>
    </w:p>
    <w:p w:rsidR="005C7A9E" w:rsidRPr="00FB1623" w:rsidRDefault="005C7A9E" w:rsidP="0059637A">
      <w:r w:rsidRPr="00FB1623">
        <w:rPr>
          <w:i/>
        </w:rPr>
        <w:t xml:space="preserve">Mrs. Joan Harrison, </w:t>
      </w:r>
      <w:r w:rsidRPr="00FB1623">
        <w:t>Academic Advisor</w:t>
      </w:r>
    </w:p>
    <w:p w:rsidR="005C7A9E" w:rsidRPr="00FB1623" w:rsidRDefault="005C7A9E" w:rsidP="0059637A">
      <w:pPr>
        <w:rPr>
          <w:i/>
        </w:rPr>
      </w:pPr>
      <w:r w:rsidRPr="00FB1623">
        <w:rPr>
          <w:i/>
        </w:rPr>
        <w:t>Student Consultants</w:t>
      </w:r>
    </w:p>
    <w:p w:rsidR="005C7A9E" w:rsidRPr="00FB1623" w:rsidRDefault="005C7A9E" w:rsidP="0059637A">
      <w:pPr>
        <w:rPr>
          <w:i/>
        </w:rPr>
      </w:pPr>
      <w:r w:rsidRPr="00FB1623">
        <w:rPr>
          <w:i/>
        </w:rPr>
        <w:t>Student Assistants</w:t>
      </w:r>
    </w:p>
    <w:p w:rsidR="00B56FC2" w:rsidRPr="00FB1623" w:rsidRDefault="005C7A9E" w:rsidP="0059637A">
      <w:pPr>
        <w:sectPr w:rsidR="00B56FC2" w:rsidRPr="00FB1623" w:rsidSect="00B56FC2">
          <w:type w:val="continuous"/>
          <w:pgSz w:w="12240" w:h="15840"/>
          <w:pgMar w:top="1152" w:right="576" w:bottom="720" w:left="576" w:header="720" w:footer="720" w:gutter="0"/>
          <w:cols w:num="2" w:space="720"/>
          <w:docGrid w:linePitch="360"/>
        </w:sectPr>
      </w:pPr>
      <w:r w:rsidRPr="00FB1623">
        <w:t xml:space="preserve">The CBE Student Academic Services is </w:t>
      </w:r>
      <w:r w:rsidR="00D97596" w:rsidRPr="00FB1623">
        <w:t>the CBE department that addresses all concerns and questions for student</w:t>
      </w:r>
      <w:r w:rsidR="001D4819">
        <w:t>s who are pre-b</w:t>
      </w:r>
      <w:r w:rsidR="001F7025">
        <w:t>usiness majors.</w:t>
      </w:r>
    </w:p>
    <w:p w:rsidR="00E523F2" w:rsidRPr="00FB1623" w:rsidRDefault="00E523F2" w:rsidP="0059637A">
      <w:pPr>
        <w:rPr>
          <w:b/>
          <w:bCs/>
          <w:kern w:val="36"/>
          <w:u w:val="single"/>
        </w:rPr>
        <w:sectPr w:rsidR="00E523F2" w:rsidRPr="00FB1623" w:rsidSect="009D5241">
          <w:type w:val="continuous"/>
          <w:pgSz w:w="12240" w:h="15840"/>
          <w:pgMar w:top="1152" w:right="576" w:bottom="720" w:left="576" w:header="720" w:footer="720" w:gutter="0"/>
          <w:cols w:space="720"/>
          <w:docGrid w:linePitch="360"/>
        </w:sectPr>
      </w:pPr>
    </w:p>
    <w:p w:rsidR="005C7A9E" w:rsidRPr="00FB1623" w:rsidRDefault="00157525" w:rsidP="0059637A">
      <w:pPr>
        <w:rPr>
          <w:kern w:val="36"/>
          <w:u w:val="single"/>
        </w:rPr>
      </w:pPr>
      <w:r w:rsidRPr="00FB1623">
        <w:rPr>
          <w:b/>
          <w:bCs/>
          <w:kern w:val="36"/>
          <w:u w:val="single"/>
        </w:rPr>
        <w:lastRenderedPageBreak/>
        <w:t>ACCOU</w:t>
      </w:r>
      <w:r w:rsidR="005C7A9E" w:rsidRPr="00FB1623">
        <w:rPr>
          <w:b/>
          <w:bCs/>
          <w:kern w:val="36"/>
          <w:u w:val="single"/>
        </w:rPr>
        <w:t>N</w:t>
      </w:r>
      <w:r w:rsidRPr="00FB1623">
        <w:rPr>
          <w:b/>
          <w:bCs/>
          <w:kern w:val="36"/>
          <w:u w:val="single"/>
        </w:rPr>
        <w:t>T</w:t>
      </w:r>
      <w:r w:rsidR="005C7A9E" w:rsidRPr="00FB1623">
        <w:rPr>
          <w:b/>
          <w:bCs/>
          <w:kern w:val="36"/>
          <w:u w:val="single"/>
        </w:rPr>
        <w:t>ING DEPARTMENT</w:t>
      </w:r>
    </w:p>
    <w:p w:rsidR="005C7A9E" w:rsidRPr="00FB1623" w:rsidRDefault="005C7A9E" w:rsidP="0059637A">
      <w:r w:rsidRPr="00FB1623">
        <w:t>Stephens Hall 102</w:t>
      </w:r>
    </w:p>
    <w:p w:rsidR="005C7A9E" w:rsidRPr="00FB1623" w:rsidRDefault="005C7A9E" w:rsidP="0059637A">
      <w:r w:rsidRPr="00FB1623">
        <w:t>Main Office-410-704-2227</w:t>
      </w:r>
    </w:p>
    <w:p w:rsidR="005C7A9E" w:rsidRPr="00FB1623" w:rsidRDefault="005C7A9E" w:rsidP="0059637A">
      <w:r w:rsidRPr="00FB1623">
        <w:t>Fax-410-704-3641</w:t>
      </w:r>
    </w:p>
    <w:p w:rsidR="005C7A9E" w:rsidRPr="00FB1623" w:rsidRDefault="005C7A9E" w:rsidP="0059637A">
      <w:r w:rsidRPr="00FB1623">
        <w:rPr>
          <w:i/>
          <w:iCs/>
        </w:rPr>
        <w:t xml:space="preserve">Dr. </w:t>
      </w:r>
      <w:r w:rsidR="009A60CB" w:rsidRPr="00FB1623">
        <w:rPr>
          <w:i/>
          <w:iCs/>
        </w:rPr>
        <w:t>Manash Ray</w:t>
      </w:r>
      <w:r w:rsidRPr="00FB1623">
        <w:t>, Chairperson</w:t>
      </w:r>
    </w:p>
    <w:p w:rsidR="005C7A9E" w:rsidRPr="00FB1623" w:rsidRDefault="005C7A9E" w:rsidP="0059637A">
      <w:r w:rsidRPr="00FB1623">
        <w:rPr>
          <w:i/>
          <w:iCs/>
        </w:rPr>
        <w:t>Ms. Paulette Pearson</w:t>
      </w:r>
      <w:r w:rsidRPr="00FB1623">
        <w:t>, Administrative Assistant</w:t>
      </w:r>
    </w:p>
    <w:p w:rsidR="005916F8" w:rsidRPr="00FB1623" w:rsidRDefault="005916F8" w:rsidP="0059637A"/>
    <w:p w:rsidR="005C541D" w:rsidRDefault="005C541D" w:rsidP="0059637A">
      <w:pPr>
        <w:rPr>
          <w:b/>
          <w:bCs/>
          <w:caps/>
          <w:kern w:val="36"/>
          <w:u w:val="single"/>
        </w:rPr>
      </w:pPr>
      <w:r>
        <w:rPr>
          <w:b/>
          <w:bCs/>
          <w:caps/>
          <w:kern w:val="36"/>
          <w:u w:val="single"/>
        </w:rPr>
        <w:t>BUSINESS EXCELLENCE</w:t>
      </w:r>
    </w:p>
    <w:p w:rsidR="005C541D" w:rsidRPr="00FB1623" w:rsidRDefault="005C541D" w:rsidP="005C541D">
      <w:r w:rsidRPr="00FB1623">
        <w:t>Stephens Hall 301</w:t>
      </w:r>
    </w:p>
    <w:p w:rsidR="005C541D" w:rsidRPr="00FB1623" w:rsidRDefault="005C541D" w:rsidP="005C541D">
      <w:r w:rsidRPr="00FB1623">
        <w:t>Main Office-410-704-</w:t>
      </w:r>
      <w:r>
        <w:t>4682</w:t>
      </w:r>
    </w:p>
    <w:p w:rsidR="005C541D" w:rsidRPr="00FB1623" w:rsidRDefault="005C541D" w:rsidP="005C541D">
      <w:r w:rsidRPr="00FB1623">
        <w:t>Fax-410-704-</w:t>
      </w:r>
      <w:r>
        <w:t>2300</w:t>
      </w:r>
    </w:p>
    <w:p w:rsidR="005C541D" w:rsidRDefault="005C541D" w:rsidP="005C541D">
      <w:r>
        <w:rPr>
          <w:i/>
          <w:iCs/>
        </w:rPr>
        <w:t>Mrs. Laleh Malek</w:t>
      </w:r>
      <w:r w:rsidRPr="00FB1623">
        <w:t xml:space="preserve">, </w:t>
      </w:r>
      <w:r>
        <w:t>Director of Professional Experience</w:t>
      </w:r>
    </w:p>
    <w:p w:rsidR="005C541D" w:rsidRPr="00FB1623" w:rsidRDefault="005C541D" w:rsidP="005C541D">
      <w:r>
        <w:t>Mr. Quincey Johnson, Director of Business Cornerstone</w:t>
      </w:r>
    </w:p>
    <w:p w:rsidR="005C541D" w:rsidRPr="00FB1623" w:rsidRDefault="005C541D" w:rsidP="005C541D">
      <w:r w:rsidRPr="00FB1623">
        <w:rPr>
          <w:i/>
          <w:iCs/>
        </w:rPr>
        <w:t xml:space="preserve">Ms. </w:t>
      </w:r>
      <w:r w:rsidR="0056635A">
        <w:rPr>
          <w:i/>
          <w:iCs/>
        </w:rPr>
        <w:t>Wanda Ro</w:t>
      </w:r>
      <w:r>
        <w:rPr>
          <w:i/>
          <w:iCs/>
        </w:rPr>
        <w:t>gers</w:t>
      </w:r>
      <w:r w:rsidRPr="00FB1623">
        <w:t>, Administrative Assistant</w:t>
      </w:r>
    </w:p>
    <w:p w:rsidR="005C541D" w:rsidRDefault="005C541D" w:rsidP="0059637A">
      <w:pPr>
        <w:rPr>
          <w:b/>
          <w:bCs/>
          <w:caps/>
          <w:kern w:val="36"/>
          <w:u w:val="single"/>
        </w:rPr>
      </w:pPr>
    </w:p>
    <w:p w:rsidR="009A60CB" w:rsidRPr="00FB1623" w:rsidRDefault="009A60CB" w:rsidP="0059637A">
      <w:pPr>
        <w:rPr>
          <w:b/>
          <w:bCs/>
          <w:caps/>
          <w:kern w:val="36"/>
          <w:u w:val="single"/>
        </w:rPr>
      </w:pPr>
      <w:r w:rsidRPr="00FB1623">
        <w:rPr>
          <w:b/>
          <w:bCs/>
          <w:caps/>
          <w:kern w:val="36"/>
          <w:u w:val="single"/>
        </w:rPr>
        <w:t>e-Business and Technology Management Department</w:t>
      </w:r>
    </w:p>
    <w:p w:rsidR="009A60CB" w:rsidRPr="00FB1623" w:rsidRDefault="009A60CB" w:rsidP="0059637A">
      <w:r w:rsidRPr="00FB1623">
        <w:t>Stephens Hall 314</w:t>
      </w:r>
    </w:p>
    <w:p w:rsidR="009A60CB" w:rsidRPr="00FB1623" w:rsidRDefault="009A60CB" w:rsidP="0059637A">
      <w:r w:rsidRPr="00FB1623">
        <w:t>Main Office- 410-704-4565</w:t>
      </w:r>
    </w:p>
    <w:p w:rsidR="009A60CB" w:rsidRPr="00FB1623" w:rsidRDefault="009A60CB" w:rsidP="0059637A">
      <w:r w:rsidRPr="00FB1623">
        <w:t>Fax-410-704-3476</w:t>
      </w:r>
    </w:p>
    <w:p w:rsidR="009A60CB" w:rsidRPr="00FB1623" w:rsidRDefault="009A60CB" w:rsidP="0059637A">
      <w:r w:rsidRPr="00FB1623">
        <w:rPr>
          <w:i/>
          <w:iCs/>
        </w:rPr>
        <w:t>Dr. Sharma Pillutla</w:t>
      </w:r>
      <w:r w:rsidRPr="00FB1623">
        <w:t>, Chairperson</w:t>
      </w:r>
    </w:p>
    <w:p w:rsidR="009A60CB" w:rsidRPr="00FB1623" w:rsidRDefault="009A60CB" w:rsidP="0059637A">
      <w:r w:rsidRPr="00FB1623">
        <w:rPr>
          <w:i/>
          <w:iCs/>
        </w:rPr>
        <w:t>Mrs. Donna Rodgers,</w:t>
      </w:r>
      <w:r w:rsidRPr="00FB1623">
        <w:t xml:space="preserve"> Administrative Assistant</w:t>
      </w:r>
    </w:p>
    <w:p w:rsidR="009A60CB" w:rsidRPr="00FB1623" w:rsidRDefault="009A60CB" w:rsidP="0059637A">
      <w:pPr>
        <w:rPr>
          <w:b/>
          <w:bCs/>
          <w:caps/>
          <w:kern w:val="36"/>
          <w:u w:val="single"/>
        </w:rPr>
      </w:pPr>
    </w:p>
    <w:p w:rsidR="0056635A" w:rsidRDefault="0056635A" w:rsidP="0059637A">
      <w:pPr>
        <w:rPr>
          <w:b/>
          <w:bCs/>
          <w:caps/>
          <w:kern w:val="36"/>
          <w:u w:val="single"/>
        </w:rPr>
      </w:pPr>
    </w:p>
    <w:p w:rsidR="0056635A" w:rsidRDefault="0056635A" w:rsidP="0059637A">
      <w:pPr>
        <w:rPr>
          <w:b/>
          <w:bCs/>
          <w:caps/>
          <w:kern w:val="36"/>
          <w:u w:val="single"/>
        </w:rPr>
      </w:pPr>
    </w:p>
    <w:p w:rsidR="005C7A9E" w:rsidRPr="00FB1623" w:rsidRDefault="005C7A9E" w:rsidP="0059637A">
      <w:pPr>
        <w:rPr>
          <w:kern w:val="36"/>
          <w:u w:val="single"/>
        </w:rPr>
      </w:pPr>
      <w:r w:rsidRPr="00FB1623">
        <w:rPr>
          <w:b/>
          <w:bCs/>
          <w:caps/>
          <w:kern w:val="36"/>
          <w:u w:val="single"/>
        </w:rPr>
        <w:lastRenderedPageBreak/>
        <w:t>ECONOMICS</w:t>
      </w:r>
      <w:r w:rsidRPr="00FB1623">
        <w:rPr>
          <w:b/>
          <w:bCs/>
          <w:kern w:val="36"/>
          <w:u w:val="single"/>
        </w:rPr>
        <w:t xml:space="preserve"> DEPARTMENT</w:t>
      </w:r>
    </w:p>
    <w:p w:rsidR="005C7A9E" w:rsidRPr="00FB1623" w:rsidRDefault="005C7A9E" w:rsidP="0059637A">
      <w:r w:rsidRPr="00FB1623">
        <w:t>Stephens Hall 103</w:t>
      </w:r>
    </w:p>
    <w:p w:rsidR="005C7A9E" w:rsidRPr="00FB1623" w:rsidRDefault="005C7A9E" w:rsidP="0059637A">
      <w:r w:rsidRPr="00FB1623">
        <w:t>Main Office-410-704-2959</w:t>
      </w:r>
    </w:p>
    <w:p w:rsidR="005C7A9E" w:rsidRPr="00FB1623" w:rsidRDefault="005C7A9E" w:rsidP="0059637A">
      <w:r w:rsidRPr="00FB1623">
        <w:t>Fax-410-704-3424</w:t>
      </w:r>
    </w:p>
    <w:p w:rsidR="005C7A9E" w:rsidRPr="00FB1623" w:rsidRDefault="005C7A9E" w:rsidP="0059637A">
      <w:r w:rsidRPr="00FB1623">
        <w:rPr>
          <w:i/>
          <w:iCs/>
        </w:rPr>
        <w:t xml:space="preserve">Dr. </w:t>
      </w:r>
      <w:r w:rsidR="009A60CB" w:rsidRPr="00FB1623">
        <w:rPr>
          <w:i/>
          <w:iCs/>
        </w:rPr>
        <w:t>Timothy Sullivan</w:t>
      </w:r>
      <w:r w:rsidRPr="00FB1623">
        <w:t>, Chairperson</w:t>
      </w:r>
    </w:p>
    <w:p w:rsidR="005C7A9E" w:rsidRPr="00FB1623" w:rsidRDefault="005C7A9E" w:rsidP="0059637A">
      <w:r w:rsidRPr="00FB1623">
        <w:rPr>
          <w:i/>
          <w:iCs/>
        </w:rPr>
        <w:t>Ms. Chris Eifert</w:t>
      </w:r>
      <w:r w:rsidRPr="00FB1623">
        <w:t>, Administrative Assistant</w:t>
      </w:r>
    </w:p>
    <w:p w:rsidR="0056635A" w:rsidRDefault="0056635A" w:rsidP="0059637A">
      <w:pPr>
        <w:rPr>
          <w:b/>
          <w:bCs/>
          <w:u w:val="single"/>
        </w:rPr>
      </w:pPr>
    </w:p>
    <w:p w:rsidR="005C7A9E" w:rsidRPr="00FB1623" w:rsidRDefault="005C7A9E" w:rsidP="0059637A">
      <w:pPr>
        <w:rPr>
          <w:u w:val="single"/>
        </w:rPr>
      </w:pPr>
      <w:r w:rsidRPr="00FB1623">
        <w:rPr>
          <w:b/>
          <w:bCs/>
          <w:u w:val="single"/>
        </w:rPr>
        <w:t>FINANCE DEPARTMENT</w:t>
      </w:r>
    </w:p>
    <w:p w:rsidR="005C7A9E" w:rsidRPr="00FB1623" w:rsidRDefault="005C7A9E" w:rsidP="0059637A">
      <w:r w:rsidRPr="00FB1623">
        <w:t>Stephens Hall 314</w:t>
      </w:r>
    </w:p>
    <w:p w:rsidR="005C7A9E" w:rsidRPr="00FB1623" w:rsidRDefault="005C7A9E" w:rsidP="0059637A">
      <w:r w:rsidRPr="00FB1623">
        <w:t>Main Office- 410-704-2465</w:t>
      </w:r>
    </w:p>
    <w:p w:rsidR="005C7A9E" w:rsidRPr="00FB1623" w:rsidRDefault="005C7A9E" w:rsidP="0059637A">
      <w:r w:rsidRPr="00FB1623">
        <w:t>Fax-410-704-3476</w:t>
      </w:r>
    </w:p>
    <w:p w:rsidR="005C7A9E" w:rsidRPr="00FB1623" w:rsidRDefault="001D4658" w:rsidP="0059637A">
      <w:r w:rsidRPr="00FB1623">
        <w:rPr>
          <w:i/>
          <w:iCs/>
        </w:rPr>
        <w:t>Dr. Joanne Li</w:t>
      </w:r>
      <w:r w:rsidR="005C7A9E" w:rsidRPr="00FB1623">
        <w:t>, Chairperson</w:t>
      </w:r>
    </w:p>
    <w:p w:rsidR="005C7A9E" w:rsidRPr="00FB1623" w:rsidRDefault="001D4658" w:rsidP="0059637A">
      <w:r w:rsidRPr="00FB1623">
        <w:rPr>
          <w:i/>
          <w:iCs/>
        </w:rPr>
        <w:t>M</w:t>
      </w:r>
      <w:r w:rsidR="009A60CB" w:rsidRPr="00FB1623">
        <w:rPr>
          <w:i/>
          <w:iCs/>
        </w:rPr>
        <w:t>r</w:t>
      </w:r>
      <w:r w:rsidRPr="00FB1623">
        <w:rPr>
          <w:i/>
          <w:iCs/>
        </w:rPr>
        <w:t xml:space="preserve">s. </w:t>
      </w:r>
      <w:r w:rsidR="009A60CB" w:rsidRPr="00FB1623">
        <w:rPr>
          <w:i/>
          <w:iCs/>
        </w:rPr>
        <w:t>Donna Rodgers</w:t>
      </w:r>
      <w:r w:rsidRPr="00FB1623">
        <w:rPr>
          <w:i/>
          <w:iCs/>
        </w:rPr>
        <w:t>,</w:t>
      </w:r>
      <w:r w:rsidR="005C7A9E" w:rsidRPr="00FB1623">
        <w:t xml:space="preserve"> Administrative Assistant</w:t>
      </w:r>
    </w:p>
    <w:p w:rsidR="00705D69" w:rsidRPr="00FB1623" w:rsidRDefault="00705D69" w:rsidP="0059637A">
      <w:pPr>
        <w:rPr>
          <w:b/>
          <w:bCs/>
          <w:u w:val="single"/>
        </w:rPr>
      </w:pPr>
    </w:p>
    <w:p w:rsidR="005C7A9E" w:rsidRPr="00FB1623" w:rsidRDefault="005C7A9E" w:rsidP="0059637A">
      <w:pPr>
        <w:rPr>
          <w:u w:val="single"/>
        </w:rPr>
      </w:pPr>
      <w:r w:rsidRPr="00FB1623">
        <w:rPr>
          <w:b/>
          <w:bCs/>
          <w:u w:val="single"/>
        </w:rPr>
        <w:t>MANAGEMENT DEPARTMENT</w:t>
      </w:r>
    </w:p>
    <w:p w:rsidR="005C7A9E" w:rsidRPr="00FB1623" w:rsidRDefault="005C7A9E" w:rsidP="0059637A">
      <w:r w:rsidRPr="00FB1623">
        <w:t>Stephens Hall 116</w:t>
      </w:r>
    </w:p>
    <w:p w:rsidR="005C7A9E" w:rsidRPr="00FB1623" w:rsidRDefault="005C7A9E" w:rsidP="0059637A">
      <w:r w:rsidRPr="00FB1623">
        <w:t>Main Office- 410-704-2934</w:t>
      </w:r>
    </w:p>
    <w:p w:rsidR="005C7A9E" w:rsidRPr="00FB1623" w:rsidRDefault="005C7A9E" w:rsidP="0059637A">
      <w:r w:rsidRPr="00FB1623">
        <w:t>Fax- 410-704-3236</w:t>
      </w:r>
    </w:p>
    <w:p w:rsidR="005C7A9E" w:rsidRPr="00FB1623" w:rsidRDefault="00A02B5E" w:rsidP="0059637A">
      <w:r w:rsidRPr="00FB1623">
        <w:rPr>
          <w:i/>
          <w:iCs/>
        </w:rPr>
        <w:t>Dr. Tom Basu</w:t>
      </w:r>
      <w:r w:rsidR="005C7A9E" w:rsidRPr="00FB1623">
        <w:rPr>
          <w:i/>
          <w:iCs/>
        </w:rPr>
        <w:t>r</w:t>
      </w:r>
      <w:r w:rsidRPr="00FB1623">
        <w:rPr>
          <w:i/>
          <w:iCs/>
        </w:rPr>
        <w:t>a</w:t>
      </w:r>
      <w:r w:rsidR="005C7A9E" w:rsidRPr="00FB1623">
        <w:rPr>
          <w:i/>
          <w:iCs/>
        </w:rPr>
        <w:t>y</w:t>
      </w:r>
      <w:r w:rsidR="005C7A9E" w:rsidRPr="00FB1623">
        <w:t>, Chairperson</w:t>
      </w:r>
    </w:p>
    <w:p w:rsidR="005C7A9E" w:rsidRPr="00FB1623" w:rsidRDefault="005C7A9E" w:rsidP="0059637A">
      <w:r w:rsidRPr="00FB1623">
        <w:rPr>
          <w:i/>
          <w:iCs/>
        </w:rPr>
        <w:t>Ms. Carol Lindsay</w:t>
      </w:r>
      <w:r w:rsidRPr="00FB1623">
        <w:t>, Administrative Assistant</w:t>
      </w:r>
    </w:p>
    <w:p w:rsidR="005C7A9E" w:rsidRPr="00FB1623" w:rsidRDefault="005C7A9E" w:rsidP="0059637A"/>
    <w:p w:rsidR="005C7A9E" w:rsidRPr="00FB1623" w:rsidRDefault="005C7A9E" w:rsidP="0059637A">
      <w:pPr>
        <w:rPr>
          <w:kern w:val="36"/>
          <w:u w:val="single"/>
        </w:rPr>
      </w:pPr>
      <w:r w:rsidRPr="00FB1623">
        <w:rPr>
          <w:b/>
          <w:bCs/>
          <w:kern w:val="36"/>
          <w:u w:val="single"/>
        </w:rPr>
        <w:t xml:space="preserve">MARKETING </w:t>
      </w:r>
    </w:p>
    <w:p w:rsidR="005C7A9E" w:rsidRPr="00FB1623" w:rsidRDefault="005C7A9E" w:rsidP="0059637A">
      <w:r w:rsidRPr="00FB1623">
        <w:t>Stephens Hall 123</w:t>
      </w:r>
    </w:p>
    <w:p w:rsidR="005C7A9E" w:rsidRPr="00FB1623" w:rsidRDefault="005C7A9E" w:rsidP="0059637A">
      <w:r w:rsidRPr="00FB1623">
        <w:t>Main Office- 410-704-3351</w:t>
      </w:r>
    </w:p>
    <w:p w:rsidR="005C7A9E" w:rsidRPr="00FB1623" w:rsidRDefault="005C7A9E" w:rsidP="0059637A">
      <w:r w:rsidRPr="00FB1623">
        <w:t>Fax-410-704-3772</w:t>
      </w:r>
    </w:p>
    <w:p w:rsidR="005C7A9E" w:rsidRPr="00FB1623" w:rsidRDefault="005C7A9E" w:rsidP="0059637A">
      <w:r w:rsidRPr="00FB1623">
        <w:rPr>
          <w:i/>
          <w:iCs/>
        </w:rPr>
        <w:t xml:space="preserve">Dr. </w:t>
      </w:r>
      <w:r w:rsidR="009A60CB" w:rsidRPr="00FB1623">
        <w:rPr>
          <w:i/>
          <w:iCs/>
        </w:rPr>
        <w:t>Judy Harris</w:t>
      </w:r>
      <w:r w:rsidRPr="00FB1623">
        <w:t>, Chairperson</w:t>
      </w:r>
    </w:p>
    <w:p w:rsidR="005C7A9E" w:rsidRPr="00FB1623" w:rsidRDefault="005C7A9E" w:rsidP="0059637A">
      <w:r w:rsidRPr="00FB1623">
        <w:rPr>
          <w:i/>
          <w:iCs/>
        </w:rPr>
        <w:t>Ms. Diane Hornbuckle</w:t>
      </w:r>
      <w:r w:rsidRPr="00FB1623">
        <w:t>, Administrative Assistant</w:t>
      </w:r>
    </w:p>
    <w:p w:rsidR="009A60CB" w:rsidRPr="00FB1623" w:rsidRDefault="009A60CB" w:rsidP="0059637A">
      <w:pPr>
        <w:sectPr w:rsidR="009A60CB" w:rsidRPr="00FB1623" w:rsidSect="009A60CB">
          <w:type w:val="continuous"/>
          <w:pgSz w:w="12240" w:h="15840"/>
          <w:pgMar w:top="720" w:right="576" w:bottom="720" w:left="576" w:header="720" w:footer="720" w:gutter="0"/>
          <w:cols w:num="2" w:space="720"/>
          <w:docGrid w:linePitch="360"/>
        </w:sectPr>
      </w:pPr>
    </w:p>
    <w:p w:rsidR="0056635A" w:rsidRDefault="0056635A" w:rsidP="0059637A">
      <w:pPr>
        <w:rPr>
          <w:b/>
          <w:bCs/>
          <w:u w:val="single"/>
        </w:rPr>
      </w:pPr>
    </w:p>
    <w:p w:rsidR="005C7A9E" w:rsidRPr="00FB1623" w:rsidRDefault="005C7A9E" w:rsidP="0059637A">
      <w:pPr>
        <w:rPr>
          <w:b/>
          <w:u w:val="single"/>
        </w:rPr>
      </w:pPr>
      <w:r w:rsidRPr="00FB1623">
        <w:rPr>
          <w:b/>
          <w:bCs/>
          <w:u w:val="single"/>
        </w:rPr>
        <w:t>IMPORTANT WEBSITES TO REMEMBER:</w:t>
      </w:r>
    </w:p>
    <w:p w:rsidR="00A02B5E" w:rsidRPr="00FB1623" w:rsidRDefault="005C7A9E" w:rsidP="0059637A">
      <w:pPr>
        <w:rPr>
          <w:bCs/>
        </w:rPr>
      </w:pPr>
      <w:r w:rsidRPr="00FB1623">
        <w:rPr>
          <w:bCs/>
        </w:rPr>
        <w:t xml:space="preserve">Towson University’s Main Website: </w:t>
      </w:r>
      <w:r w:rsidR="009A60CB" w:rsidRPr="00FB1623">
        <w:rPr>
          <w:bCs/>
        </w:rPr>
        <w:tab/>
      </w:r>
      <w:r w:rsidR="00A02B5E" w:rsidRPr="00FB1623">
        <w:rPr>
          <w:bCs/>
        </w:rPr>
        <w:tab/>
      </w:r>
      <w:hyperlink r:id="rId176" w:history="1">
        <w:r w:rsidR="00A02B5E" w:rsidRPr="00FB1623">
          <w:rPr>
            <w:rStyle w:val="Hyperlink"/>
            <w:bCs/>
          </w:rPr>
          <w:t>http://www.towson.edu</w:t>
        </w:r>
      </w:hyperlink>
    </w:p>
    <w:p w:rsidR="00A02B5E" w:rsidRPr="00FB1623" w:rsidRDefault="003F6EBC" w:rsidP="0059637A">
      <w:pPr>
        <w:rPr>
          <w:bCs/>
        </w:rPr>
      </w:pPr>
      <w:r w:rsidRPr="00FB1623">
        <w:rPr>
          <w:bCs/>
        </w:rPr>
        <w:t xml:space="preserve"> </w:t>
      </w:r>
      <w:r w:rsidR="005C7A9E" w:rsidRPr="00FB1623">
        <w:rPr>
          <w:bCs/>
        </w:rPr>
        <w:t>Towson’s CBE Website</w:t>
      </w:r>
      <w:r w:rsidRPr="00FB1623">
        <w:rPr>
          <w:bCs/>
        </w:rPr>
        <w:t>:</w:t>
      </w:r>
      <w:r w:rsidR="005C7A9E" w:rsidRPr="00FB1623">
        <w:rPr>
          <w:bCs/>
        </w:rPr>
        <w:t xml:space="preserve"> </w:t>
      </w:r>
      <w:r w:rsidR="009A60CB" w:rsidRPr="00FB1623">
        <w:rPr>
          <w:bCs/>
        </w:rPr>
        <w:tab/>
      </w:r>
      <w:r w:rsidR="009A60CB" w:rsidRPr="00FB1623">
        <w:rPr>
          <w:bCs/>
        </w:rPr>
        <w:tab/>
      </w:r>
      <w:r w:rsidR="009A60CB" w:rsidRPr="00FB1623">
        <w:rPr>
          <w:bCs/>
        </w:rPr>
        <w:tab/>
      </w:r>
      <w:hyperlink r:id="rId177" w:history="1">
        <w:r w:rsidR="005C7A9E" w:rsidRPr="00FB1623">
          <w:rPr>
            <w:bCs/>
          </w:rPr>
          <w:t>http://www.towson.edu/cbe</w:t>
        </w:r>
      </w:hyperlink>
    </w:p>
    <w:p w:rsidR="00A02B5E" w:rsidRPr="00FB1623" w:rsidRDefault="005C7A9E" w:rsidP="0059637A">
      <w:pPr>
        <w:rPr>
          <w:bCs/>
        </w:rPr>
      </w:pPr>
      <w:r w:rsidRPr="00FB1623">
        <w:rPr>
          <w:bCs/>
        </w:rPr>
        <w:t xml:space="preserve">Towson University’s WebMail: </w:t>
      </w:r>
      <w:r w:rsidR="009A60CB" w:rsidRPr="00FB1623">
        <w:rPr>
          <w:bCs/>
        </w:rPr>
        <w:tab/>
      </w:r>
      <w:r w:rsidR="009A60CB" w:rsidRPr="00FB1623">
        <w:rPr>
          <w:bCs/>
        </w:rPr>
        <w:tab/>
      </w:r>
      <w:hyperlink r:id="rId178" w:history="1">
        <w:r w:rsidRPr="00FB1623">
          <w:rPr>
            <w:bCs/>
          </w:rPr>
          <w:t>http://webmail.towson.edu/</w:t>
        </w:r>
      </w:hyperlink>
    </w:p>
    <w:p w:rsidR="005C7A9E" w:rsidRPr="00FB1623" w:rsidRDefault="005C7A9E" w:rsidP="0059637A">
      <w:r w:rsidRPr="00FB1623">
        <w:rPr>
          <w:bCs/>
        </w:rPr>
        <w:t xml:space="preserve">Towson University’s </w:t>
      </w:r>
      <w:r w:rsidR="006B72DC" w:rsidRPr="00FB1623">
        <w:rPr>
          <w:bCs/>
        </w:rPr>
        <w:t>Online Services</w:t>
      </w:r>
      <w:r w:rsidRPr="00FB1623">
        <w:rPr>
          <w:bCs/>
        </w:rPr>
        <w:t xml:space="preserve">: </w:t>
      </w:r>
      <w:r w:rsidR="009A60CB" w:rsidRPr="00FB1623">
        <w:rPr>
          <w:bCs/>
        </w:rPr>
        <w:tab/>
      </w:r>
      <w:hyperlink r:id="rId179" w:history="1">
        <w:r w:rsidR="009A60CB" w:rsidRPr="00FB1623">
          <w:rPr>
            <w:rStyle w:val="Hyperlink"/>
            <w:bCs/>
          </w:rPr>
          <w:t>http://inside.towson.edu</w:t>
        </w:r>
      </w:hyperlink>
    </w:p>
    <w:p w:rsidR="00E523F2" w:rsidRPr="00FB1623" w:rsidRDefault="00E523F2" w:rsidP="0059637A">
      <w:pPr>
        <w:sectPr w:rsidR="00E523F2" w:rsidRPr="00FB1623" w:rsidSect="009A60CB">
          <w:type w:val="continuous"/>
          <w:pgSz w:w="12240" w:h="15840"/>
          <w:pgMar w:top="720" w:right="576" w:bottom="720" w:left="576" w:header="720" w:footer="720" w:gutter="0"/>
          <w:cols w:space="720"/>
          <w:docGrid w:linePitch="360"/>
        </w:sectPr>
      </w:pPr>
    </w:p>
    <w:p w:rsidR="00A02B5E" w:rsidRPr="00FB1623" w:rsidRDefault="009A60CB" w:rsidP="0059637A">
      <w:r w:rsidRPr="00FB1623">
        <w:lastRenderedPageBreak/>
        <w:t>Towson University’s Registrar:</w:t>
      </w:r>
      <w:r w:rsidRPr="00FB1623">
        <w:tab/>
      </w:r>
      <w:r w:rsidRPr="00FB1623">
        <w:tab/>
      </w:r>
      <w:hyperlink r:id="rId180" w:history="1">
        <w:r w:rsidR="00A02B5E" w:rsidRPr="00FB1623">
          <w:rPr>
            <w:rStyle w:val="Hyperlink"/>
          </w:rPr>
          <w:t>http://www.towson.edu/registrar</w:t>
        </w:r>
      </w:hyperlink>
    </w:p>
    <w:sectPr w:rsidR="00A02B5E" w:rsidRPr="00FB1623" w:rsidSect="009A60CB">
      <w:type w:val="continuous"/>
      <w:pgSz w:w="12240" w:h="15840"/>
      <w:pgMar w:top="720" w:right="576" w:bottom="720" w:left="576"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1119" w:rsidRDefault="004F1119">
      <w:r>
        <w:separator/>
      </w:r>
    </w:p>
  </w:endnote>
  <w:endnote w:type="continuationSeparator" w:id="0">
    <w:p w:rsidR="004F1119" w:rsidRDefault="004F111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649" w:rsidRDefault="00B0536E" w:rsidP="00750912">
    <w:pPr>
      <w:pStyle w:val="Footer"/>
      <w:framePr w:wrap="around" w:vAnchor="text" w:hAnchor="margin" w:xAlign="right" w:y="1"/>
      <w:rPr>
        <w:rStyle w:val="PageNumber"/>
      </w:rPr>
    </w:pPr>
    <w:r>
      <w:rPr>
        <w:rStyle w:val="PageNumber"/>
      </w:rPr>
      <w:fldChar w:fldCharType="begin"/>
    </w:r>
    <w:r w:rsidR="005F4649">
      <w:rPr>
        <w:rStyle w:val="PageNumber"/>
      </w:rPr>
      <w:instrText xml:space="preserve">PAGE  </w:instrText>
    </w:r>
    <w:r>
      <w:rPr>
        <w:rStyle w:val="PageNumber"/>
      </w:rPr>
      <w:fldChar w:fldCharType="end"/>
    </w:r>
  </w:p>
  <w:p w:rsidR="005F4649" w:rsidRDefault="005F4649" w:rsidP="002D791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649" w:rsidRDefault="00B0536E" w:rsidP="00750912">
    <w:pPr>
      <w:pStyle w:val="Footer"/>
      <w:framePr w:wrap="around" w:vAnchor="text" w:hAnchor="margin" w:xAlign="right" w:y="1"/>
      <w:rPr>
        <w:rStyle w:val="PageNumber"/>
      </w:rPr>
    </w:pPr>
    <w:r>
      <w:rPr>
        <w:rStyle w:val="PageNumber"/>
      </w:rPr>
      <w:fldChar w:fldCharType="begin"/>
    </w:r>
    <w:r w:rsidR="005F4649">
      <w:rPr>
        <w:rStyle w:val="PageNumber"/>
      </w:rPr>
      <w:instrText xml:space="preserve">PAGE  </w:instrText>
    </w:r>
    <w:r>
      <w:rPr>
        <w:rStyle w:val="PageNumber"/>
      </w:rPr>
      <w:fldChar w:fldCharType="separate"/>
    </w:r>
    <w:r w:rsidR="007448F8">
      <w:rPr>
        <w:rStyle w:val="PageNumber"/>
        <w:noProof/>
      </w:rPr>
      <w:t>20</w:t>
    </w:r>
    <w:r>
      <w:rPr>
        <w:rStyle w:val="PageNumber"/>
      </w:rPr>
      <w:fldChar w:fldCharType="end"/>
    </w:r>
  </w:p>
  <w:p w:rsidR="005F4649" w:rsidRPr="00FE2B80" w:rsidRDefault="005F4649" w:rsidP="002D7917">
    <w:pPr>
      <w:pStyle w:val="Footer"/>
      <w:ind w:right="360"/>
      <w:jc w:val="center"/>
      <w:rPr>
        <w:b/>
        <w: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1119" w:rsidRDefault="004F1119">
      <w:r>
        <w:separator/>
      </w:r>
    </w:p>
  </w:footnote>
  <w:footnote w:type="continuationSeparator" w:id="0">
    <w:p w:rsidR="004F1119" w:rsidRDefault="004F111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CBD15095_0000[1]"/>
      </v:shape>
    </w:pict>
  </w:numPicBullet>
  <w:abstractNum w:abstractNumId="0">
    <w:nsid w:val="E891B0EF"/>
    <w:multiLevelType w:val="hybridMultilevel"/>
    <w:tmpl w:val="6688FFA6"/>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8614E7"/>
    <w:multiLevelType w:val="hybridMultilevel"/>
    <w:tmpl w:val="1262986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1CD54B7"/>
    <w:multiLevelType w:val="hybridMultilevel"/>
    <w:tmpl w:val="50320F86"/>
    <w:lvl w:ilvl="0" w:tplc="35E025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2076998"/>
    <w:multiLevelType w:val="multilevel"/>
    <w:tmpl w:val="87D80C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B9215D"/>
    <w:multiLevelType w:val="hybridMultilevel"/>
    <w:tmpl w:val="6308B7C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039F1C13"/>
    <w:multiLevelType w:val="hybridMultilevel"/>
    <w:tmpl w:val="697EA4D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4265279"/>
    <w:multiLevelType w:val="hybridMultilevel"/>
    <w:tmpl w:val="47CCA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2A14AA"/>
    <w:multiLevelType w:val="hybridMultilevel"/>
    <w:tmpl w:val="13DEAC8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8183944"/>
    <w:multiLevelType w:val="hybridMultilevel"/>
    <w:tmpl w:val="52CE2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1E0DCB"/>
    <w:multiLevelType w:val="hybridMultilevel"/>
    <w:tmpl w:val="C502708A"/>
    <w:lvl w:ilvl="0" w:tplc="04090003">
      <w:start w:val="1"/>
      <w:numFmt w:val="bullet"/>
      <w:lvlText w:val="o"/>
      <w:lvlJc w:val="left"/>
      <w:pPr>
        <w:tabs>
          <w:tab w:val="num" w:pos="720"/>
        </w:tabs>
        <w:ind w:left="0" w:firstLine="360"/>
      </w:pPr>
      <w:rPr>
        <w:rFonts w:ascii="Courier New" w:hAnsi="Courier New" w:cs="Courier New" w:hint="default"/>
      </w:rPr>
    </w:lvl>
    <w:lvl w:ilvl="1" w:tplc="04090003">
      <w:start w:val="1"/>
      <w:numFmt w:val="bullet"/>
      <w:lvlText w:val="o"/>
      <w:lvlJc w:val="left"/>
      <w:pPr>
        <w:tabs>
          <w:tab w:val="num" w:pos="720"/>
        </w:tabs>
        <w:ind w:left="720" w:hanging="360"/>
      </w:pPr>
      <w:rPr>
        <w:rFonts w:ascii="Courier New" w:hAnsi="Courier New" w:hint="default"/>
      </w:rPr>
    </w:lvl>
    <w:lvl w:ilvl="2" w:tplc="8AECEC9A">
      <w:start w:val="1"/>
      <w:numFmt w:val="bullet"/>
      <w:lvlText w:val="o"/>
      <w:lvlJc w:val="left"/>
      <w:pPr>
        <w:tabs>
          <w:tab w:val="num" w:pos="1512"/>
        </w:tabs>
        <w:ind w:left="720" w:firstLine="432"/>
      </w:pPr>
      <w:rPr>
        <w:rFont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
    <w:nsid w:val="09EC568D"/>
    <w:multiLevelType w:val="hybridMultilevel"/>
    <w:tmpl w:val="35E641B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D326932"/>
    <w:multiLevelType w:val="hybridMultilevel"/>
    <w:tmpl w:val="01F0A8D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D6F7EA2"/>
    <w:multiLevelType w:val="hybridMultilevel"/>
    <w:tmpl w:val="A81003AE"/>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0DF645E3"/>
    <w:multiLevelType w:val="multilevel"/>
    <w:tmpl w:val="BC1A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EBE4288"/>
    <w:multiLevelType w:val="hybridMultilevel"/>
    <w:tmpl w:val="4C140C16"/>
    <w:lvl w:ilvl="0" w:tplc="35E025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06E111E"/>
    <w:multiLevelType w:val="hybridMultilevel"/>
    <w:tmpl w:val="AB58CDB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12D2F6C"/>
    <w:multiLevelType w:val="hybridMultilevel"/>
    <w:tmpl w:val="DA94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884EC1"/>
    <w:multiLevelType w:val="hybridMultilevel"/>
    <w:tmpl w:val="0CEE85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438623A"/>
    <w:multiLevelType w:val="hybridMultilevel"/>
    <w:tmpl w:val="443AD54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14C90473"/>
    <w:multiLevelType w:val="hybridMultilevel"/>
    <w:tmpl w:val="AFA8677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16CE0C78"/>
    <w:multiLevelType w:val="hybridMultilevel"/>
    <w:tmpl w:val="71183756"/>
    <w:lvl w:ilvl="0" w:tplc="B13239BE">
      <w:start w:val="1"/>
      <w:numFmt w:val="bullet"/>
      <w:lvlText w:val=""/>
      <w:lvlJc w:val="left"/>
      <w:pPr>
        <w:tabs>
          <w:tab w:val="num" w:pos="1800"/>
        </w:tabs>
        <w:ind w:left="1800" w:hanging="360"/>
      </w:pPr>
      <w:rPr>
        <w:rFonts w:ascii="Symbol" w:hAnsi="Symbol" w:hint="default"/>
        <w:sz w:val="28"/>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16D23E15"/>
    <w:multiLevelType w:val="hybridMultilevel"/>
    <w:tmpl w:val="F55451D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170C5235"/>
    <w:multiLevelType w:val="hybridMultilevel"/>
    <w:tmpl w:val="DCFE861C"/>
    <w:lvl w:ilvl="0" w:tplc="F8268CCE">
      <w:start w:val="1"/>
      <w:numFmt w:val="bullet"/>
      <w:lvlText w:val="o"/>
      <w:lvlJc w:val="left"/>
      <w:pPr>
        <w:tabs>
          <w:tab w:val="num" w:pos="1080"/>
        </w:tabs>
        <w:ind w:left="360" w:firstLine="360"/>
      </w:pPr>
      <w:rPr>
        <w:rFonts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8AECEC9A">
      <w:start w:val="1"/>
      <w:numFmt w:val="bullet"/>
      <w:lvlText w:val="o"/>
      <w:lvlJc w:val="left"/>
      <w:pPr>
        <w:tabs>
          <w:tab w:val="num" w:pos="1872"/>
        </w:tabs>
        <w:ind w:left="1080" w:firstLine="432"/>
      </w:pPr>
      <w:rPr>
        <w:rFont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1945316A"/>
    <w:multiLevelType w:val="multilevel"/>
    <w:tmpl w:val="F048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96B4D81"/>
    <w:multiLevelType w:val="hybridMultilevel"/>
    <w:tmpl w:val="DCFE861C"/>
    <w:lvl w:ilvl="0" w:tplc="84B216CE">
      <w:start w:val="1"/>
      <w:numFmt w:val="bullet"/>
      <w:lvlText w:val="o"/>
      <w:lvlJc w:val="left"/>
      <w:pPr>
        <w:tabs>
          <w:tab w:val="num" w:pos="1080"/>
        </w:tabs>
        <w:ind w:left="360" w:firstLine="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8AECEC9A">
      <w:start w:val="1"/>
      <w:numFmt w:val="bullet"/>
      <w:lvlText w:val="o"/>
      <w:lvlJc w:val="left"/>
      <w:pPr>
        <w:tabs>
          <w:tab w:val="num" w:pos="1872"/>
        </w:tabs>
        <w:ind w:left="1080" w:firstLine="432"/>
      </w:pPr>
      <w:rPr>
        <w:rFont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1A474D3E"/>
    <w:multiLevelType w:val="hybridMultilevel"/>
    <w:tmpl w:val="02F8281A"/>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BB35DAA"/>
    <w:multiLevelType w:val="hybridMultilevel"/>
    <w:tmpl w:val="17349954"/>
    <w:lvl w:ilvl="0" w:tplc="9C52A050">
      <w:start w:val="1"/>
      <w:numFmt w:val="bullet"/>
      <w:lvlText w:val=""/>
      <w:lvlJc w:val="left"/>
      <w:pPr>
        <w:tabs>
          <w:tab w:val="num" w:pos="288"/>
        </w:tabs>
        <w:ind w:left="288" w:hanging="288"/>
      </w:pPr>
      <w:rPr>
        <w:rFonts w:ascii="Symbol" w:hAnsi="Symbol" w:hint="default"/>
        <w:b w:val="0"/>
        <w:i w:val="0"/>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CED739A"/>
    <w:multiLevelType w:val="hybridMultilevel"/>
    <w:tmpl w:val="70D2A52A"/>
    <w:lvl w:ilvl="0" w:tplc="96163D1A">
      <w:start w:val="1"/>
      <w:numFmt w:val="bullet"/>
      <w:lvlText w:val=""/>
      <w:lvlJc w:val="left"/>
      <w:pPr>
        <w:tabs>
          <w:tab w:val="num" w:pos="288"/>
        </w:tabs>
        <w:ind w:left="288" w:hanging="288"/>
      </w:pPr>
      <w:rPr>
        <w:rFonts w:ascii="Symbol" w:hAnsi="Symbol" w:hint="default"/>
        <w:b w:val="0"/>
        <w:i w:val="0"/>
        <w:sz w:val="16"/>
        <w:szCs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1D126C04"/>
    <w:multiLevelType w:val="hybridMultilevel"/>
    <w:tmpl w:val="582C23E6"/>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1E45031D"/>
    <w:multiLevelType w:val="hybridMultilevel"/>
    <w:tmpl w:val="22E2907E"/>
    <w:lvl w:ilvl="0" w:tplc="04090001">
      <w:start w:val="1"/>
      <w:numFmt w:val="bullet"/>
      <w:lvlText w:val=""/>
      <w:lvlJc w:val="left"/>
      <w:pPr>
        <w:tabs>
          <w:tab w:val="num" w:pos="1080"/>
        </w:tabs>
        <w:ind w:left="360" w:firstLine="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8AECEC9A">
      <w:start w:val="1"/>
      <w:numFmt w:val="bullet"/>
      <w:lvlText w:val="o"/>
      <w:lvlJc w:val="left"/>
      <w:pPr>
        <w:tabs>
          <w:tab w:val="num" w:pos="1872"/>
        </w:tabs>
        <w:ind w:left="1080" w:firstLine="432"/>
      </w:pPr>
      <w:rPr>
        <w:rFont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1FBF10AB"/>
    <w:multiLevelType w:val="hybridMultilevel"/>
    <w:tmpl w:val="423412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205338C5"/>
    <w:multiLevelType w:val="hybridMultilevel"/>
    <w:tmpl w:val="35EAD9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215C057A"/>
    <w:multiLevelType w:val="hybridMultilevel"/>
    <w:tmpl w:val="053C338E"/>
    <w:lvl w:ilvl="0" w:tplc="C4D0D0B0">
      <w:start w:val="1"/>
      <w:numFmt w:val="bullet"/>
      <w:lvlText w:val=""/>
      <w:lvlJc w:val="left"/>
      <w:pPr>
        <w:ind w:left="580" w:hanging="360"/>
      </w:pPr>
      <w:rPr>
        <w:rFonts w:ascii="Wingdings" w:hAnsi="Wingdings" w:hint="default"/>
        <w:sz w:val="28"/>
      </w:rPr>
    </w:lvl>
    <w:lvl w:ilvl="1" w:tplc="2B4C5394">
      <w:start w:val="1"/>
      <w:numFmt w:val="bullet"/>
      <w:lvlText w:val=""/>
      <w:lvlJc w:val="left"/>
      <w:pPr>
        <w:ind w:left="1440" w:hanging="360"/>
      </w:pPr>
      <w:rPr>
        <w:rFonts w:ascii="Webdings" w:hAnsi="Webdings" w:hint="default"/>
        <w:sz w:val="22"/>
        <w:szCs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1811B8A"/>
    <w:multiLevelType w:val="hybridMultilevel"/>
    <w:tmpl w:val="4594CD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4BE3D49"/>
    <w:multiLevelType w:val="hybridMultilevel"/>
    <w:tmpl w:val="CEA880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254217BB"/>
    <w:multiLevelType w:val="hybridMultilevel"/>
    <w:tmpl w:val="1310BB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nsid w:val="262B776A"/>
    <w:multiLevelType w:val="hybridMultilevel"/>
    <w:tmpl w:val="BA70E464"/>
    <w:lvl w:ilvl="0" w:tplc="96163D1A">
      <w:start w:val="1"/>
      <w:numFmt w:val="bullet"/>
      <w:lvlText w:val=""/>
      <w:lvlJc w:val="left"/>
      <w:pPr>
        <w:tabs>
          <w:tab w:val="num" w:pos="288"/>
        </w:tabs>
        <w:ind w:left="288" w:hanging="288"/>
      </w:pPr>
      <w:rPr>
        <w:rFonts w:ascii="Symbol" w:hAnsi="Symbol" w:hint="default"/>
        <w:b w:val="0"/>
        <w:i w:val="0"/>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28CD7A3B"/>
    <w:multiLevelType w:val="hybridMultilevel"/>
    <w:tmpl w:val="178227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290271AF"/>
    <w:multiLevelType w:val="hybridMultilevel"/>
    <w:tmpl w:val="ADD09F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E826927"/>
    <w:multiLevelType w:val="hybridMultilevel"/>
    <w:tmpl w:val="B61CFD0E"/>
    <w:lvl w:ilvl="0" w:tplc="96163D1A">
      <w:start w:val="1"/>
      <w:numFmt w:val="bullet"/>
      <w:lvlText w:val=""/>
      <w:lvlJc w:val="left"/>
      <w:pPr>
        <w:tabs>
          <w:tab w:val="num" w:pos="288"/>
        </w:tabs>
        <w:ind w:left="288" w:hanging="288"/>
      </w:pPr>
      <w:rPr>
        <w:rFonts w:ascii="Symbol" w:hAnsi="Symbol" w:hint="default"/>
        <w:b w:val="0"/>
        <w:i w:val="0"/>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2F1022D0"/>
    <w:multiLevelType w:val="hybridMultilevel"/>
    <w:tmpl w:val="9E3AB6F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317E58A8"/>
    <w:multiLevelType w:val="hybridMultilevel"/>
    <w:tmpl w:val="D76623F4"/>
    <w:lvl w:ilvl="0" w:tplc="FB9ADA46">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2133586"/>
    <w:multiLevelType w:val="hybridMultilevel"/>
    <w:tmpl w:val="220C83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3379645F"/>
    <w:multiLevelType w:val="hybridMultilevel"/>
    <w:tmpl w:val="9D44D2AA"/>
    <w:lvl w:ilvl="0" w:tplc="216A249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nsid w:val="34A670F4"/>
    <w:multiLevelType w:val="hybridMultilevel"/>
    <w:tmpl w:val="0240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5FF3E09"/>
    <w:multiLevelType w:val="hybridMultilevel"/>
    <w:tmpl w:val="557039F2"/>
    <w:lvl w:ilvl="0" w:tplc="04090003">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39006A7D"/>
    <w:multiLevelType w:val="hybridMultilevel"/>
    <w:tmpl w:val="444C875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39327CB1"/>
    <w:multiLevelType w:val="hybridMultilevel"/>
    <w:tmpl w:val="08D2D594"/>
    <w:lvl w:ilvl="0" w:tplc="646E38C4">
      <w:start w:val="1"/>
      <w:numFmt w:val="decimal"/>
      <w:lvlText w:val="%1."/>
      <w:lvlJc w:val="left"/>
      <w:pPr>
        <w:tabs>
          <w:tab w:val="num" w:pos="288"/>
        </w:tabs>
        <w:ind w:left="288" w:hanging="288"/>
      </w:pPr>
      <w:rPr>
        <w:rFonts w:ascii="Arial" w:hAnsi="Arial" w:hint="default"/>
        <w:b w:val="0"/>
        <w:i w:val="0"/>
        <w:sz w:val="16"/>
        <w:szCs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3A9346DC"/>
    <w:multiLevelType w:val="hybridMultilevel"/>
    <w:tmpl w:val="E14EF4FE"/>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3C9A2AC9"/>
    <w:multiLevelType w:val="hybridMultilevel"/>
    <w:tmpl w:val="34C4D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3D4A7AA6"/>
    <w:multiLevelType w:val="hybridMultilevel"/>
    <w:tmpl w:val="040A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DFD55F9"/>
    <w:multiLevelType w:val="hybridMultilevel"/>
    <w:tmpl w:val="72DE5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EDF3C0F"/>
    <w:multiLevelType w:val="hybridMultilevel"/>
    <w:tmpl w:val="9CC82F96"/>
    <w:lvl w:ilvl="0" w:tplc="9C52A050">
      <w:start w:val="1"/>
      <w:numFmt w:val="bullet"/>
      <w:lvlText w:val=""/>
      <w:lvlJc w:val="left"/>
      <w:pPr>
        <w:tabs>
          <w:tab w:val="num" w:pos="288"/>
        </w:tabs>
        <w:ind w:left="288" w:hanging="288"/>
      </w:pPr>
      <w:rPr>
        <w:rFonts w:ascii="Symbol" w:hAnsi="Symbol" w:hint="default"/>
        <w:b w:val="0"/>
        <w:i w:val="0"/>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3FFC58A8"/>
    <w:multiLevelType w:val="hybridMultilevel"/>
    <w:tmpl w:val="778239C6"/>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4">
    <w:nsid w:val="408610E2"/>
    <w:multiLevelType w:val="hybridMultilevel"/>
    <w:tmpl w:val="1DCA3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0DE52AB"/>
    <w:multiLevelType w:val="hybridMultilevel"/>
    <w:tmpl w:val="714A8A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nsid w:val="41590104"/>
    <w:multiLevelType w:val="hybridMultilevel"/>
    <w:tmpl w:val="08F68CA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41AC152C"/>
    <w:multiLevelType w:val="hybridMultilevel"/>
    <w:tmpl w:val="B714FDA4"/>
    <w:lvl w:ilvl="0" w:tplc="35E025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41DA114B"/>
    <w:multiLevelType w:val="hybridMultilevel"/>
    <w:tmpl w:val="38FA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23F31EA"/>
    <w:multiLevelType w:val="hybridMultilevel"/>
    <w:tmpl w:val="5696094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0">
    <w:nsid w:val="431F8121"/>
    <w:multiLevelType w:val="hybridMultilevel"/>
    <w:tmpl w:val="55F036E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4334713B"/>
    <w:multiLevelType w:val="hybridMultilevel"/>
    <w:tmpl w:val="F0908324"/>
    <w:lvl w:ilvl="0" w:tplc="04090001">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8AECEC9A">
      <w:start w:val="1"/>
      <w:numFmt w:val="bullet"/>
      <w:lvlText w:val="o"/>
      <w:lvlJc w:val="left"/>
      <w:pPr>
        <w:tabs>
          <w:tab w:val="num" w:pos="1512"/>
        </w:tabs>
        <w:ind w:left="720" w:firstLine="432"/>
      </w:pPr>
      <w:rPr>
        <w:rFont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2">
    <w:nsid w:val="449E1F01"/>
    <w:multiLevelType w:val="hybridMultilevel"/>
    <w:tmpl w:val="39B400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45800524"/>
    <w:multiLevelType w:val="hybridMultilevel"/>
    <w:tmpl w:val="ED74429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461A1BFD"/>
    <w:multiLevelType w:val="hybridMultilevel"/>
    <w:tmpl w:val="D97AA4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464F0449"/>
    <w:multiLevelType w:val="hybridMultilevel"/>
    <w:tmpl w:val="41AA9A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46B25F3D"/>
    <w:multiLevelType w:val="hybridMultilevel"/>
    <w:tmpl w:val="0006260A"/>
    <w:lvl w:ilvl="0" w:tplc="9C52A050">
      <w:start w:val="1"/>
      <w:numFmt w:val="bullet"/>
      <w:lvlText w:val=""/>
      <w:lvlJc w:val="left"/>
      <w:pPr>
        <w:tabs>
          <w:tab w:val="num" w:pos="288"/>
        </w:tabs>
        <w:ind w:left="288" w:hanging="288"/>
      </w:pPr>
      <w:rPr>
        <w:rFonts w:ascii="Symbol" w:hAnsi="Symbol" w:hint="default"/>
        <w:b w:val="0"/>
        <w:i w:val="0"/>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46B71965"/>
    <w:multiLevelType w:val="hybridMultilevel"/>
    <w:tmpl w:val="F800B90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46CE7DB1"/>
    <w:multiLevelType w:val="hybridMultilevel"/>
    <w:tmpl w:val="96E42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485A57CE"/>
    <w:multiLevelType w:val="hybridMultilevel"/>
    <w:tmpl w:val="707CD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48A4119C"/>
    <w:multiLevelType w:val="hybridMultilevel"/>
    <w:tmpl w:val="6DA0F3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AAE2CDF"/>
    <w:multiLevelType w:val="hybridMultilevel"/>
    <w:tmpl w:val="4A3EC046"/>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2">
    <w:nsid w:val="4B0244BB"/>
    <w:multiLevelType w:val="hybridMultilevel"/>
    <w:tmpl w:val="F6CA3C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4B2E56F4"/>
    <w:multiLevelType w:val="hybridMultilevel"/>
    <w:tmpl w:val="160C2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50051CA9"/>
    <w:multiLevelType w:val="hybridMultilevel"/>
    <w:tmpl w:val="70B66620"/>
    <w:lvl w:ilvl="0" w:tplc="1AFEC092">
      <w:numFmt w:val="bullet"/>
      <w:lvlText w:val="-"/>
      <w:lvlJc w:val="left"/>
      <w:pPr>
        <w:tabs>
          <w:tab w:val="num" w:pos="720"/>
        </w:tabs>
        <w:ind w:left="720" w:hanging="360"/>
      </w:pPr>
      <w:rPr>
        <w:rFonts w:ascii="Times New Roman" w:eastAsia="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nsid w:val="5194532E"/>
    <w:multiLevelType w:val="hybridMultilevel"/>
    <w:tmpl w:val="5D46A322"/>
    <w:lvl w:ilvl="0" w:tplc="58287F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1C833C7"/>
    <w:multiLevelType w:val="hybridMultilevel"/>
    <w:tmpl w:val="119E262C"/>
    <w:lvl w:ilvl="0" w:tplc="35E02536">
      <w:start w:val="1"/>
      <w:numFmt w:val="decimal"/>
      <w:lvlText w:val="%1."/>
      <w:lvlJc w:val="left"/>
      <w:pPr>
        <w:tabs>
          <w:tab w:val="num" w:pos="1080"/>
        </w:tabs>
        <w:ind w:left="1080" w:hanging="360"/>
      </w:pPr>
      <w:rPr>
        <w:rFonts w:hint="default"/>
      </w:rPr>
    </w:lvl>
    <w:lvl w:ilvl="1" w:tplc="C89ED460">
      <w:start w:val="3"/>
      <w:numFmt w:val="bullet"/>
      <w:lvlText w:val="-"/>
      <w:lvlJc w:val="left"/>
      <w:pPr>
        <w:tabs>
          <w:tab w:val="num" w:pos="1800"/>
        </w:tabs>
        <w:ind w:left="1800" w:hanging="360"/>
      </w:pPr>
      <w:rPr>
        <w:rFonts w:ascii="Arial" w:eastAsia="Times New Roman" w:hAnsi="Arial" w:cs="Aria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7">
    <w:nsid w:val="54A45D3A"/>
    <w:multiLevelType w:val="hybridMultilevel"/>
    <w:tmpl w:val="81FC04D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5516686B"/>
    <w:multiLevelType w:val="hybridMultilevel"/>
    <w:tmpl w:val="7B62FEDE"/>
    <w:lvl w:ilvl="0" w:tplc="04090001">
      <w:start w:val="1"/>
      <w:numFmt w:val="bullet"/>
      <w:lvlText w:val=""/>
      <w:lvlJc w:val="left"/>
      <w:pPr>
        <w:ind w:left="720" w:hanging="360"/>
      </w:pPr>
      <w:rPr>
        <w:rFonts w:ascii="Symbol" w:hAnsi="Symbol" w:hint="default"/>
      </w:rPr>
    </w:lvl>
    <w:lvl w:ilvl="1" w:tplc="3B88272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91C48FB"/>
    <w:multiLevelType w:val="hybridMultilevel"/>
    <w:tmpl w:val="02ACBA4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599607EE"/>
    <w:multiLevelType w:val="hybridMultilevel"/>
    <w:tmpl w:val="CF989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9B659DC"/>
    <w:multiLevelType w:val="hybridMultilevel"/>
    <w:tmpl w:val="492C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9D16839"/>
    <w:multiLevelType w:val="hybridMultilevel"/>
    <w:tmpl w:val="CC02DD2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5B6C7703"/>
    <w:multiLevelType w:val="hybridMultilevel"/>
    <w:tmpl w:val="EE4C93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nsid w:val="5B871171"/>
    <w:multiLevelType w:val="multilevel"/>
    <w:tmpl w:val="9F54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5BB74285"/>
    <w:multiLevelType w:val="hybridMultilevel"/>
    <w:tmpl w:val="5630C3A0"/>
    <w:lvl w:ilvl="0" w:tplc="9C52A050">
      <w:start w:val="1"/>
      <w:numFmt w:val="bullet"/>
      <w:lvlText w:val=""/>
      <w:lvlJc w:val="left"/>
      <w:pPr>
        <w:tabs>
          <w:tab w:val="num" w:pos="288"/>
        </w:tabs>
        <w:ind w:left="288" w:hanging="288"/>
      </w:pPr>
      <w:rPr>
        <w:rFonts w:ascii="Symbol" w:hAnsi="Symbol" w:hint="default"/>
        <w:b w:val="0"/>
        <w:i w:val="0"/>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5BDD05F2"/>
    <w:multiLevelType w:val="hybridMultilevel"/>
    <w:tmpl w:val="AA46E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nsid w:val="5DAB2A86"/>
    <w:multiLevelType w:val="hybridMultilevel"/>
    <w:tmpl w:val="DCFE861C"/>
    <w:lvl w:ilvl="0" w:tplc="DE24945A">
      <w:start w:val="1"/>
      <w:numFmt w:val="bullet"/>
      <w:lvlText w:val="o"/>
      <w:lvlJc w:val="left"/>
      <w:pPr>
        <w:tabs>
          <w:tab w:val="num" w:pos="2880"/>
        </w:tabs>
        <w:ind w:left="0" w:firstLine="2520"/>
      </w:pPr>
      <w:rPr>
        <w:rFonts w:hint="default"/>
      </w:rPr>
    </w:lvl>
    <w:lvl w:ilvl="1" w:tplc="04090003">
      <w:start w:val="1"/>
      <w:numFmt w:val="bullet"/>
      <w:lvlText w:val="o"/>
      <w:lvlJc w:val="left"/>
      <w:pPr>
        <w:tabs>
          <w:tab w:val="num" w:pos="2880"/>
        </w:tabs>
        <w:ind w:left="2880" w:hanging="360"/>
      </w:pPr>
      <w:rPr>
        <w:rFonts w:ascii="Courier New" w:hAnsi="Courier New" w:hint="default"/>
      </w:rPr>
    </w:lvl>
    <w:lvl w:ilvl="2" w:tplc="8AECEC9A">
      <w:start w:val="1"/>
      <w:numFmt w:val="bullet"/>
      <w:lvlText w:val="o"/>
      <w:lvlJc w:val="left"/>
      <w:pPr>
        <w:tabs>
          <w:tab w:val="num" w:pos="3672"/>
        </w:tabs>
        <w:ind w:left="2880" w:firstLine="432"/>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8">
    <w:nsid w:val="5E6C2F76"/>
    <w:multiLevelType w:val="hybridMultilevel"/>
    <w:tmpl w:val="09D204E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9">
    <w:nsid w:val="5FC71763"/>
    <w:multiLevelType w:val="hybridMultilevel"/>
    <w:tmpl w:val="DCFE861C"/>
    <w:lvl w:ilvl="0" w:tplc="74787F9A">
      <w:start w:val="1"/>
      <w:numFmt w:val="bullet"/>
      <w:lvlText w:val="o"/>
      <w:lvlJc w:val="left"/>
      <w:pPr>
        <w:tabs>
          <w:tab w:val="num" w:pos="1080"/>
        </w:tabs>
        <w:ind w:left="-360" w:firstLine="108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8AECEC9A">
      <w:start w:val="1"/>
      <w:numFmt w:val="bullet"/>
      <w:lvlText w:val="o"/>
      <w:lvlJc w:val="left"/>
      <w:pPr>
        <w:tabs>
          <w:tab w:val="num" w:pos="1872"/>
        </w:tabs>
        <w:ind w:left="1080" w:firstLine="432"/>
      </w:pPr>
      <w:rPr>
        <w:rFont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5FFF7E05"/>
    <w:multiLevelType w:val="multilevel"/>
    <w:tmpl w:val="BFF2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3A15AC1"/>
    <w:multiLevelType w:val="hybridMultilevel"/>
    <w:tmpl w:val="DCFE861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64CE7B68"/>
    <w:multiLevelType w:val="hybridMultilevel"/>
    <w:tmpl w:val="1320328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nsid w:val="66F4591B"/>
    <w:multiLevelType w:val="hybridMultilevel"/>
    <w:tmpl w:val="557039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4">
    <w:nsid w:val="6A3533AA"/>
    <w:multiLevelType w:val="hybridMultilevel"/>
    <w:tmpl w:val="676CFFC2"/>
    <w:lvl w:ilvl="0" w:tplc="EC22633C">
      <w:start w:val="1"/>
      <w:numFmt w:val="decimal"/>
      <w:lvlText w:val="%1."/>
      <w:lvlJc w:val="left"/>
      <w:pPr>
        <w:tabs>
          <w:tab w:val="num" w:pos="360"/>
        </w:tabs>
        <w:ind w:left="360" w:hanging="360"/>
      </w:pPr>
      <w:rPr>
        <w:rFonts w:cs="Times New Roman" w:hint="default"/>
      </w:rPr>
    </w:lvl>
    <w:lvl w:ilvl="1" w:tplc="50AC4A28" w:tentative="1">
      <w:start w:val="1"/>
      <w:numFmt w:val="lowerLetter"/>
      <w:lvlText w:val="%2."/>
      <w:lvlJc w:val="left"/>
      <w:pPr>
        <w:tabs>
          <w:tab w:val="num" w:pos="1440"/>
        </w:tabs>
        <w:ind w:left="1440" w:hanging="360"/>
      </w:pPr>
      <w:rPr>
        <w:rFonts w:cs="Times New Roman"/>
      </w:rPr>
    </w:lvl>
    <w:lvl w:ilvl="2" w:tplc="5344DEB6" w:tentative="1">
      <w:start w:val="1"/>
      <w:numFmt w:val="lowerRoman"/>
      <w:lvlText w:val="%3."/>
      <w:lvlJc w:val="right"/>
      <w:pPr>
        <w:tabs>
          <w:tab w:val="num" w:pos="2160"/>
        </w:tabs>
        <w:ind w:left="2160" w:hanging="180"/>
      </w:pPr>
      <w:rPr>
        <w:rFonts w:cs="Times New Roman"/>
      </w:rPr>
    </w:lvl>
    <w:lvl w:ilvl="3" w:tplc="AF9C81F8" w:tentative="1">
      <w:start w:val="1"/>
      <w:numFmt w:val="decimal"/>
      <w:lvlText w:val="%4."/>
      <w:lvlJc w:val="left"/>
      <w:pPr>
        <w:tabs>
          <w:tab w:val="num" w:pos="2880"/>
        </w:tabs>
        <w:ind w:left="2880" w:hanging="360"/>
      </w:pPr>
      <w:rPr>
        <w:rFonts w:cs="Times New Roman"/>
      </w:rPr>
    </w:lvl>
    <w:lvl w:ilvl="4" w:tplc="7BC83956" w:tentative="1">
      <w:start w:val="1"/>
      <w:numFmt w:val="lowerLetter"/>
      <w:lvlText w:val="%5."/>
      <w:lvlJc w:val="left"/>
      <w:pPr>
        <w:tabs>
          <w:tab w:val="num" w:pos="3600"/>
        </w:tabs>
        <w:ind w:left="3600" w:hanging="360"/>
      </w:pPr>
      <w:rPr>
        <w:rFonts w:cs="Times New Roman"/>
      </w:rPr>
    </w:lvl>
    <w:lvl w:ilvl="5" w:tplc="19785E26" w:tentative="1">
      <w:start w:val="1"/>
      <w:numFmt w:val="lowerRoman"/>
      <w:lvlText w:val="%6."/>
      <w:lvlJc w:val="right"/>
      <w:pPr>
        <w:tabs>
          <w:tab w:val="num" w:pos="4320"/>
        </w:tabs>
        <w:ind w:left="4320" w:hanging="180"/>
      </w:pPr>
      <w:rPr>
        <w:rFonts w:cs="Times New Roman"/>
      </w:rPr>
    </w:lvl>
    <w:lvl w:ilvl="6" w:tplc="5DA27664" w:tentative="1">
      <w:start w:val="1"/>
      <w:numFmt w:val="decimal"/>
      <w:lvlText w:val="%7."/>
      <w:lvlJc w:val="left"/>
      <w:pPr>
        <w:tabs>
          <w:tab w:val="num" w:pos="5040"/>
        </w:tabs>
        <w:ind w:left="5040" w:hanging="360"/>
      </w:pPr>
      <w:rPr>
        <w:rFonts w:cs="Times New Roman"/>
      </w:rPr>
    </w:lvl>
    <w:lvl w:ilvl="7" w:tplc="3FB09618" w:tentative="1">
      <w:start w:val="1"/>
      <w:numFmt w:val="lowerLetter"/>
      <w:lvlText w:val="%8."/>
      <w:lvlJc w:val="left"/>
      <w:pPr>
        <w:tabs>
          <w:tab w:val="num" w:pos="5760"/>
        </w:tabs>
        <w:ind w:left="5760" w:hanging="360"/>
      </w:pPr>
      <w:rPr>
        <w:rFonts w:cs="Times New Roman"/>
      </w:rPr>
    </w:lvl>
    <w:lvl w:ilvl="8" w:tplc="9C7CF170" w:tentative="1">
      <w:start w:val="1"/>
      <w:numFmt w:val="lowerRoman"/>
      <w:lvlText w:val="%9."/>
      <w:lvlJc w:val="right"/>
      <w:pPr>
        <w:tabs>
          <w:tab w:val="num" w:pos="6480"/>
        </w:tabs>
        <w:ind w:left="6480" w:hanging="180"/>
      </w:pPr>
      <w:rPr>
        <w:rFonts w:cs="Times New Roman"/>
      </w:rPr>
    </w:lvl>
  </w:abstractNum>
  <w:abstractNum w:abstractNumId="95">
    <w:nsid w:val="6AB325AB"/>
    <w:multiLevelType w:val="hybridMultilevel"/>
    <w:tmpl w:val="E86C27E4"/>
    <w:lvl w:ilvl="0" w:tplc="04090001">
      <w:start w:val="1"/>
      <w:numFmt w:val="bullet"/>
      <w:lvlText w:val=""/>
      <w:lvlJc w:val="left"/>
      <w:pPr>
        <w:tabs>
          <w:tab w:val="num" w:pos="1080"/>
        </w:tabs>
        <w:ind w:left="108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nsid w:val="6BC25010"/>
    <w:multiLevelType w:val="hybridMultilevel"/>
    <w:tmpl w:val="52A4B2C0"/>
    <w:lvl w:ilvl="0" w:tplc="FB9ADA46">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BC35E21"/>
    <w:multiLevelType w:val="hybridMultilevel"/>
    <w:tmpl w:val="AB8A5098"/>
    <w:lvl w:ilvl="0" w:tplc="B794376E">
      <w:start w:val="1"/>
      <w:numFmt w:val="bullet"/>
      <w:lvlText w:val=""/>
      <w:lvlPicBulletId w:val="0"/>
      <w:lvlJc w:val="left"/>
      <w:pPr>
        <w:tabs>
          <w:tab w:val="num" w:pos="288"/>
        </w:tabs>
        <w:ind w:left="288" w:hanging="288"/>
      </w:pPr>
      <w:rPr>
        <w:rFonts w:ascii="Symbol" w:hAnsi="Symbol" w:hint="default"/>
        <w:b w:val="0"/>
        <w:i w:val="0"/>
        <w:color w:val="auto"/>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6D8726FF"/>
    <w:multiLevelType w:val="hybridMultilevel"/>
    <w:tmpl w:val="322C2B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9">
    <w:nsid w:val="70117B01"/>
    <w:multiLevelType w:val="multilevel"/>
    <w:tmpl w:val="3C8A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72725146"/>
    <w:multiLevelType w:val="hybridMultilevel"/>
    <w:tmpl w:val="42C4C282"/>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72A6236E"/>
    <w:multiLevelType w:val="hybridMultilevel"/>
    <w:tmpl w:val="DCFE861C"/>
    <w:lvl w:ilvl="0" w:tplc="D12881E0">
      <w:start w:val="1"/>
      <w:numFmt w:val="bullet"/>
      <w:lvlText w:val="o"/>
      <w:lvlJc w:val="left"/>
      <w:pPr>
        <w:tabs>
          <w:tab w:val="num" w:pos="1080"/>
        </w:tabs>
        <w:ind w:left="-1080" w:firstLine="180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8AECEC9A">
      <w:start w:val="1"/>
      <w:numFmt w:val="bullet"/>
      <w:lvlText w:val="o"/>
      <w:lvlJc w:val="left"/>
      <w:pPr>
        <w:tabs>
          <w:tab w:val="num" w:pos="1872"/>
        </w:tabs>
        <w:ind w:left="1080" w:firstLine="432"/>
      </w:pPr>
      <w:rPr>
        <w:rFont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2">
    <w:nsid w:val="76F02502"/>
    <w:multiLevelType w:val="hybridMultilevel"/>
    <w:tmpl w:val="F2DC9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78BC0C72"/>
    <w:multiLevelType w:val="hybridMultilevel"/>
    <w:tmpl w:val="61DA866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4">
    <w:nsid w:val="7ABB2995"/>
    <w:multiLevelType w:val="hybridMultilevel"/>
    <w:tmpl w:val="FA66E746"/>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7AC06532"/>
    <w:multiLevelType w:val="hybridMultilevel"/>
    <w:tmpl w:val="6458169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7B3E3A4B"/>
    <w:multiLevelType w:val="hybridMultilevel"/>
    <w:tmpl w:val="F9ACFD10"/>
    <w:lvl w:ilvl="0" w:tplc="35E0253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nsid w:val="7B5073E6"/>
    <w:multiLevelType w:val="hybridMultilevel"/>
    <w:tmpl w:val="19D437E2"/>
    <w:lvl w:ilvl="0" w:tplc="2B4C5394">
      <w:start w:val="1"/>
      <w:numFmt w:val="bullet"/>
      <w:lvlText w:val=""/>
      <w:lvlJc w:val="left"/>
      <w:pPr>
        <w:ind w:left="1800" w:hanging="360"/>
      </w:pPr>
      <w:rPr>
        <w:rFonts w:ascii="Webdings" w:hAnsi="Web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nsid w:val="7E3B76BB"/>
    <w:multiLevelType w:val="hybridMultilevel"/>
    <w:tmpl w:val="77FEEB7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nsid w:val="7EC237DE"/>
    <w:multiLevelType w:val="hybridMultilevel"/>
    <w:tmpl w:val="0AC469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74"/>
  </w:num>
  <w:num w:numId="2">
    <w:abstractNumId w:val="79"/>
  </w:num>
  <w:num w:numId="3">
    <w:abstractNumId w:val="40"/>
  </w:num>
  <w:num w:numId="4">
    <w:abstractNumId w:val="62"/>
  </w:num>
  <w:num w:numId="5">
    <w:abstractNumId w:val="17"/>
  </w:num>
  <w:num w:numId="6">
    <w:abstractNumId w:val="82"/>
  </w:num>
  <w:num w:numId="7">
    <w:abstractNumId w:val="48"/>
  </w:num>
  <w:num w:numId="8">
    <w:abstractNumId w:val="105"/>
  </w:num>
  <w:num w:numId="9">
    <w:abstractNumId w:val="104"/>
  </w:num>
  <w:num w:numId="10">
    <w:abstractNumId w:val="53"/>
  </w:num>
  <w:num w:numId="11">
    <w:abstractNumId w:val="100"/>
  </w:num>
  <w:num w:numId="12">
    <w:abstractNumId w:val="10"/>
  </w:num>
  <w:num w:numId="13">
    <w:abstractNumId w:val="20"/>
  </w:num>
  <w:num w:numId="14">
    <w:abstractNumId w:val="36"/>
  </w:num>
  <w:num w:numId="15">
    <w:abstractNumId w:val="39"/>
  </w:num>
  <w:num w:numId="16">
    <w:abstractNumId w:val="27"/>
  </w:num>
  <w:num w:numId="17">
    <w:abstractNumId w:val="32"/>
  </w:num>
  <w:num w:numId="18">
    <w:abstractNumId w:val="96"/>
  </w:num>
  <w:num w:numId="19">
    <w:abstractNumId w:val="41"/>
  </w:num>
  <w:num w:numId="20">
    <w:abstractNumId w:val="97"/>
  </w:num>
  <w:num w:numId="21">
    <w:abstractNumId w:val="52"/>
  </w:num>
  <w:num w:numId="22">
    <w:abstractNumId w:val="26"/>
  </w:num>
  <w:num w:numId="23">
    <w:abstractNumId w:val="85"/>
  </w:num>
  <w:num w:numId="24">
    <w:abstractNumId w:val="66"/>
  </w:num>
  <w:num w:numId="25">
    <w:abstractNumId w:val="107"/>
  </w:num>
  <w:num w:numId="26">
    <w:abstractNumId w:val="7"/>
  </w:num>
  <w:num w:numId="27">
    <w:abstractNumId w:val="38"/>
  </w:num>
  <w:num w:numId="28">
    <w:abstractNumId w:val="75"/>
  </w:num>
  <w:num w:numId="29">
    <w:abstractNumId w:val="47"/>
  </w:num>
  <w:num w:numId="30">
    <w:abstractNumId w:val="8"/>
  </w:num>
  <w:num w:numId="31">
    <w:abstractNumId w:val="70"/>
  </w:num>
  <w:num w:numId="32">
    <w:abstractNumId w:val="33"/>
  </w:num>
  <w:num w:numId="33">
    <w:abstractNumId w:val="78"/>
  </w:num>
  <w:num w:numId="34">
    <w:abstractNumId w:val="73"/>
  </w:num>
  <w:num w:numId="35">
    <w:abstractNumId w:val="86"/>
  </w:num>
  <w:num w:numId="36">
    <w:abstractNumId w:val="5"/>
  </w:num>
  <w:num w:numId="37">
    <w:abstractNumId w:val="3"/>
  </w:num>
  <w:num w:numId="38">
    <w:abstractNumId w:val="109"/>
  </w:num>
  <w:num w:numId="39">
    <w:abstractNumId w:val="44"/>
  </w:num>
  <w:num w:numId="40">
    <w:abstractNumId w:val="56"/>
  </w:num>
  <w:num w:numId="41">
    <w:abstractNumId w:val="0"/>
  </w:num>
  <w:num w:numId="42">
    <w:abstractNumId w:val="60"/>
  </w:num>
  <w:num w:numId="43">
    <w:abstractNumId w:val="11"/>
  </w:num>
  <w:num w:numId="44">
    <w:abstractNumId w:val="91"/>
  </w:num>
  <w:num w:numId="45">
    <w:abstractNumId w:val="22"/>
  </w:num>
  <w:num w:numId="46">
    <w:abstractNumId w:val="29"/>
  </w:num>
  <w:num w:numId="47">
    <w:abstractNumId w:val="61"/>
  </w:num>
  <w:num w:numId="48">
    <w:abstractNumId w:val="89"/>
  </w:num>
  <w:num w:numId="49">
    <w:abstractNumId w:val="101"/>
  </w:num>
  <w:num w:numId="50">
    <w:abstractNumId w:val="87"/>
  </w:num>
  <w:num w:numId="51">
    <w:abstractNumId w:val="98"/>
  </w:num>
  <w:num w:numId="52">
    <w:abstractNumId w:val="24"/>
  </w:num>
  <w:num w:numId="53">
    <w:abstractNumId w:val="9"/>
  </w:num>
  <w:num w:numId="54">
    <w:abstractNumId w:val="63"/>
  </w:num>
  <w:num w:numId="55">
    <w:abstractNumId w:val="65"/>
  </w:num>
  <w:num w:numId="56">
    <w:abstractNumId w:val="46"/>
  </w:num>
  <w:num w:numId="57">
    <w:abstractNumId w:val="42"/>
  </w:num>
  <w:num w:numId="58">
    <w:abstractNumId w:val="103"/>
  </w:num>
  <w:num w:numId="59">
    <w:abstractNumId w:val="18"/>
  </w:num>
  <w:num w:numId="60">
    <w:abstractNumId w:val="55"/>
  </w:num>
  <w:num w:numId="61">
    <w:abstractNumId w:val="34"/>
  </w:num>
  <w:num w:numId="62">
    <w:abstractNumId w:val="83"/>
  </w:num>
  <w:num w:numId="63">
    <w:abstractNumId w:val="1"/>
  </w:num>
  <w:num w:numId="64">
    <w:abstractNumId w:val="15"/>
  </w:num>
  <w:num w:numId="65">
    <w:abstractNumId w:val="92"/>
  </w:num>
  <w:num w:numId="66">
    <w:abstractNumId w:val="21"/>
  </w:num>
  <w:num w:numId="67">
    <w:abstractNumId w:val="4"/>
  </w:num>
  <w:num w:numId="68">
    <w:abstractNumId w:val="31"/>
  </w:num>
  <w:num w:numId="69">
    <w:abstractNumId w:val="77"/>
  </w:num>
  <w:num w:numId="70">
    <w:abstractNumId w:val="108"/>
  </w:num>
  <w:num w:numId="71">
    <w:abstractNumId w:val="19"/>
  </w:num>
  <w:num w:numId="72">
    <w:abstractNumId w:val="64"/>
  </w:num>
  <w:num w:numId="73">
    <w:abstractNumId w:val="67"/>
  </w:num>
  <w:num w:numId="74">
    <w:abstractNumId w:val="93"/>
  </w:num>
  <w:num w:numId="75">
    <w:abstractNumId w:val="45"/>
  </w:num>
  <w:num w:numId="76">
    <w:abstractNumId w:val="94"/>
  </w:num>
  <w:num w:numId="77">
    <w:abstractNumId w:val="84"/>
  </w:num>
  <w:num w:numId="78">
    <w:abstractNumId w:val="90"/>
  </w:num>
  <w:num w:numId="79">
    <w:abstractNumId w:val="23"/>
  </w:num>
  <w:num w:numId="80">
    <w:abstractNumId w:val="13"/>
  </w:num>
  <w:num w:numId="81">
    <w:abstractNumId w:val="99"/>
  </w:num>
  <w:num w:numId="82">
    <w:abstractNumId w:val="50"/>
  </w:num>
  <w:num w:numId="83">
    <w:abstractNumId w:val="69"/>
  </w:num>
  <w:num w:numId="84">
    <w:abstractNumId w:val="6"/>
  </w:num>
  <w:num w:numId="85">
    <w:abstractNumId w:val="12"/>
  </w:num>
  <w:num w:numId="86">
    <w:abstractNumId w:val="71"/>
  </w:num>
  <w:num w:numId="87">
    <w:abstractNumId w:val="37"/>
  </w:num>
  <w:num w:numId="88">
    <w:abstractNumId w:val="35"/>
  </w:num>
  <w:num w:numId="89">
    <w:abstractNumId w:val="59"/>
  </w:num>
  <w:num w:numId="90">
    <w:abstractNumId w:val="30"/>
  </w:num>
  <w:num w:numId="91">
    <w:abstractNumId w:val="95"/>
  </w:num>
  <w:num w:numId="92">
    <w:abstractNumId w:val="16"/>
  </w:num>
  <w:num w:numId="93">
    <w:abstractNumId w:val="76"/>
  </w:num>
  <w:num w:numId="94">
    <w:abstractNumId w:val="57"/>
  </w:num>
  <w:num w:numId="95">
    <w:abstractNumId w:val="14"/>
  </w:num>
  <w:num w:numId="96">
    <w:abstractNumId w:val="106"/>
  </w:num>
  <w:num w:numId="97">
    <w:abstractNumId w:val="2"/>
  </w:num>
  <w:num w:numId="98">
    <w:abstractNumId w:val="43"/>
  </w:num>
  <w:num w:numId="99">
    <w:abstractNumId w:val="25"/>
  </w:num>
  <w:num w:numId="100">
    <w:abstractNumId w:val="88"/>
  </w:num>
  <w:num w:numId="101">
    <w:abstractNumId w:val="72"/>
  </w:num>
  <w:num w:numId="102">
    <w:abstractNumId w:val="49"/>
  </w:num>
  <w:num w:numId="103">
    <w:abstractNumId w:val="102"/>
  </w:num>
  <w:num w:numId="104">
    <w:abstractNumId w:val="58"/>
  </w:num>
  <w:num w:numId="105">
    <w:abstractNumId w:val="81"/>
  </w:num>
  <w:num w:numId="106">
    <w:abstractNumId w:val="80"/>
  </w:num>
  <w:num w:numId="107">
    <w:abstractNumId w:val="51"/>
  </w:num>
  <w:num w:numId="108">
    <w:abstractNumId w:val="28"/>
  </w:num>
  <w:num w:numId="109">
    <w:abstractNumId w:val="68"/>
  </w:num>
  <w:num w:numId="110">
    <w:abstractNumId w:val="54"/>
  </w:num>
  <w:numIdMacAtCleanup w:val="1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DD6758"/>
    <w:rsid w:val="00006317"/>
    <w:rsid w:val="00015D60"/>
    <w:rsid w:val="00017746"/>
    <w:rsid w:val="0002730B"/>
    <w:rsid w:val="000366C2"/>
    <w:rsid w:val="00042E08"/>
    <w:rsid w:val="0004302D"/>
    <w:rsid w:val="00043352"/>
    <w:rsid w:val="00057524"/>
    <w:rsid w:val="000B075B"/>
    <w:rsid w:val="000B2190"/>
    <w:rsid w:val="000C151B"/>
    <w:rsid w:val="000C2740"/>
    <w:rsid w:val="000D26C1"/>
    <w:rsid w:val="000F031F"/>
    <w:rsid w:val="000F162C"/>
    <w:rsid w:val="000F785D"/>
    <w:rsid w:val="00103A1D"/>
    <w:rsid w:val="001222DD"/>
    <w:rsid w:val="00122F31"/>
    <w:rsid w:val="00146D98"/>
    <w:rsid w:val="00152F0E"/>
    <w:rsid w:val="001530A2"/>
    <w:rsid w:val="001538F3"/>
    <w:rsid w:val="001551A5"/>
    <w:rsid w:val="00157525"/>
    <w:rsid w:val="0015785D"/>
    <w:rsid w:val="00170CA0"/>
    <w:rsid w:val="00173932"/>
    <w:rsid w:val="0017557F"/>
    <w:rsid w:val="00177CB6"/>
    <w:rsid w:val="001840ED"/>
    <w:rsid w:val="00185472"/>
    <w:rsid w:val="00187CDE"/>
    <w:rsid w:val="00195B82"/>
    <w:rsid w:val="001A3071"/>
    <w:rsid w:val="001A6C81"/>
    <w:rsid w:val="001A6DFE"/>
    <w:rsid w:val="001B3798"/>
    <w:rsid w:val="001B7A69"/>
    <w:rsid w:val="001D4658"/>
    <w:rsid w:val="001D4819"/>
    <w:rsid w:val="001E069F"/>
    <w:rsid w:val="001E0BCA"/>
    <w:rsid w:val="001E2C82"/>
    <w:rsid w:val="001E7888"/>
    <w:rsid w:val="001F4D31"/>
    <w:rsid w:val="001F7025"/>
    <w:rsid w:val="00207794"/>
    <w:rsid w:val="00212E72"/>
    <w:rsid w:val="00212E80"/>
    <w:rsid w:val="00216D7A"/>
    <w:rsid w:val="00220C01"/>
    <w:rsid w:val="00223BAA"/>
    <w:rsid w:val="002260A1"/>
    <w:rsid w:val="0023092B"/>
    <w:rsid w:val="00245F61"/>
    <w:rsid w:val="00251FA3"/>
    <w:rsid w:val="002561BB"/>
    <w:rsid w:val="002564F2"/>
    <w:rsid w:val="00262FED"/>
    <w:rsid w:val="002738D1"/>
    <w:rsid w:val="002A2532"/>
    <w:rsid w:val="002A3E00"/>
    <w:rsid w:val="002B02A7"/>
    <w:rsid w:val="002B5317"/>
    <w:rsid w:val="002C0C49"/>
    <w:rsid w:val="002C3831"/>
    <w:rsid w:val="002C6F22"/>
    <w:rsid w:val="002D7917"/>
    <w:rsid w:val="00314E75"/>
    <w:rsid w:val="003151E3"/>
    <w:rsid w:val="00326691"/>
    <w:rsid w:val="00345CC3"/>
    <w:rsid w:val="003523B7"/>
    <w:rsid w:val="0035470A"/>
    <w:rsid w:val="00354C6B"/>
    <w:rsid w:val="00363BFB"/>
    <w:rsid w:val="003663D3"/>
    <w:rsid w:val="00371A96"/>
    <w:rsid w:val="00371AC3"/>
    <w:rsid w:val="00390FFD"/>
    <w:rsid w:val="00391C8B"/>
    <w:rsid w:val="003A46E8"/>
    <w:rsid w:val="003A486D"/>
    <w:rsid w:val="003B6510"/>
    <w:rsid w:val="003D636F"/>
    <w:rsid w:val="003E294A"/>
    <w:rsid w:val="003E5D19"/>
    <w:rsid w:val="003E5D85"/>
    <w:rsid w:val="003E6B45"/>
    <w:rsid w:val="003F1022"/>
    <w:rsid w:val="003F1F0D"/>
    <w:rsid w:val="003F6EBC"/>
    <w:rsid w:val="0041455C"/>
    <w:rsid w:val="00417FBA"/>
    <w:rsid w:val="004411D6"/>
    <w:rsid w:val="00442F01"/>
    <w:rsid w:val="0045284A"/>
    <w:rsid w:val="00453BBF"/>
    <w:rsid w:val="00454640"/>
    <w:rsid w:val="00457663"/>
    <w:rsid w:val="0047601F"/>
    <w:rsid w:val="0048559C"/>
    <w:rsid w:val="0048637D"/>
    <w:rsid w:val="004900CF"/>
    <w:rsid w:val="004A1493"/>
    <w:rsid w:val="004A1C5F"/>
    <w:rsid w:val="004B00D8"/>
    <w:rsid w:val="004B6F0A"/>
    <w:rsid w:val="004C1E11"/>
    <w:rsid w:val="004C2DEA"/>
    <w:rsid w:val="004D234F"/>
    <w:rsid w:val="004D7641"/>
    <w:rsid w:val="004E1967"/>
    <w:rsid w:val="004F1119"/>
    <w:rsid w:val="004F6122"/>
    <w:rsid w:val="00507EC9"/>
    <w:rsid w:val="0051389E"/>
    <w:rsid w:val="005176FF"/>
    <w:rsid w:val="005205B0"/>
    <w:rsid w:val="005369BA"/>
    <w:rsid w:val="00540AEA"/>
    <w:rsid w:val="0054282C"/>
    <w:rsid w:val="00560EF1"/>
    <w:rsid w:val="0056635A"/>
    <w:rsid w:val="0058037A"/>
    <w:rsid w:val="00584987"/>
    <w:rsid w:val="00585AE3"/>
    <w:rsid w:val="00585FEF"/>
    <w:rsid w:val="005916F8"/>
    <w:rsid w:val="00593A97"/>
    <w:rsid w:val="0059557B"/>
    <w:rsid w:val="0059637A"/>
    <w:rsid w:val="005B1A94"/>
    <w:rsid w:val="005C541D"/>
    <w:rsid w:val="005C5A80"/>
    <w:rsid w:val="005C7670"/>
    <w:rsid w:val="005C7A9E"/>
    <w:rsid w:val="005D3F3A"/>
    <w:rsid w:val="005D7CB0"/>
    <w:rsid w:val="005E0F0F"/>
    <w:rsid w:val="005F1D85"/>
    <w:rsid w:val="005F4649"/>
    <w:rsid w:val="005F7F24"/>
    <w:rsid w:val="00603202"/>
    <w:rsid w:val="00606419"/>
    <w:rsid w:val="00606C07"/>
    <w:rsid w:val="00611E28"/>
    <w:rsid w:val="00615626"/>
    <w:rsid w:val="00621196"/>
    <w:rsid w:val="00631060"/>
    <w:rsid w:val="00643417"/>
    <w:rsid w:val="006450FF"/>
    <w:rsid w:val="00646FB3"/>
    <w:rsid w:val="00657BED"/>
    <w:rsid w:val="00664412"/>
    <w:rsid w:val="006772EC"/>
    <w:rsid w:val="00681491"/>
    <w:rsid w:val="00697606"/>
    <w:rsid w:val="006A05C4"/>
    <w:rsid w:val="006A6056"/>
    <w:rsid w:val="006B3170"/>
    <w:rsid w:val="006B3A6D"/>
    <w:rsid w:val="006B72DC"/>
    <w:rsid w:val="006C3091"/>
    <w:rsid w:val="006C4E9D"/>
    <w:rsid w:val="006D006D"/>
    <w:rsid w:val="006D69B3"/>
    <w:rsid w:val="006E50DD"/>
    <w:rsid w:val="0070556B"/>
    <w:rsid w:val="00705D69"/>
    <w:rsid w:val="0071119C"/>
    <w:rsid w:val="00721801"/>
    <w:rsid w:val="00727416"/>
    <w:rsid w:val="007356CB"/>
    <w:rsid w:val="00737010"/>
    <w:rsid w:val="00740AB6"/>
    <w:rsid w:val="007448F8"/>
    <w:rsid w:val="00750185"/>
    <w:rsid w:val="00750912"/>
    <w:rsid w:val="00761D90"/>
    <w:rsid w:val="0077482D"/>
    <w:rsid w:val="00776962"/>
    <w:rsid w:val="00780DEC"/>
    <w:rsid w:val="007854D0"/>
    <w:rsid w:val="007A48ED"/>
    <w:rsid w:val="007B1A8F"/>
    <w:rsid w:val="007B2280"/>
    <w:rsid w:val="007C0A56"/>
    <w:rsid w:val="007D1157"/>
    <w:rsid w:val="007D2800"/>
    <w:rsid w:val="007D4A19"/>
    <w:rsid w:val="007F27E3"/>
    <w:rsid w:val="007F575C"/>
    <w:rsid w:val="008002BD"/>
    <w:rsid w:val="0081202D"/>
    <w:rsid w:val="008143C9"/>
    <w:rsid w:val="00814D64"/>
    <w:rsid w:val="00821DDF"/>
    <w:rsid w:val="0084459D"/>
    <w:rsid w:val="008505B9"/>
    <w:rsid w:val="00857413"/>
    <w:rsid w:val="008651DC"/>
    <w:rsid w:val="00874D90"/>
    <w:rsid w:val="008772F9"/>
    <w:rsid w:val="008931C2"/>
    <w:rsid w:val="0089360C"/>
    <w:rsid w:val="00895816"/>
    <w:rsid w:val="008A3079"/>
    <w:rsid w:val="008C2D17"/>
    <w:rsid w:val="008C6962"/>
    <w:rsid w:val="008E3006"/>
    <w:rsid w:val="008E77C5"/>
    <w:rsid w:val="008F6871"/>
    <w:rsid w:val="00902075"/>
    <w:rsid w:val="0090424A"/>
    <w:rsid w:val="00910096"/>
    <w:rsid w:val="00914E66"/>
    <w:rsid w:val="00942347"/>
    <w:rsid w:val="00943211"/>
    <w:rsid w:val="00952475"/>
    <w:rsid w:val="00957581"/>
    <w:rsid w:val="00963EE6"/>
    <w:rsid w:val="009675B0"/>
    <w:rsid w:val="00970387"/>
    <w:rsid w:val="00975A86"/>
    <w:rsid w:val="00977060"/>
    <w:rsid w:val="009915F0"/>
    <w:rsid w:val="009A0B13"/>
    <w:rsid w:val="009A60CB"/>
    <w:rsid w:val="009C11BB"/>
    <w:rsid w:val="009C24B5"/>
    <w:rsid w:val="009C6957"/>
    <w:rsid w:val="009D34D4"/>
    <w:rsid w:val="009D5241"/>
    <w:rsid w:val="009E45A7"/>
    <w:rsid w:val="009E547F"/>
    <w:rsid w:val="009F4BC8"/>
    <w:rsid w:val="00A02B5E"/>
    <w:rsid w:val="00A1046C"/>
    <w:rsid w:val="00A14099"/>
    <w:rsid w:val="00A15EB5"/>
    <w:rsid w:val="00A16B89"/>
    <w:rsid w:val="00A2683B"/>
    <w:rsid w:val="00A31370"/>
    <w:rsid w:val="00A32D4B"/>
    <w:rsid w:val="00A50A65"/>
    <w:rsid w:val="00A6069D"/>
    <w:rsid w:val="00A62427"/>
    <w:rsid w:val="00A65351"/>
    <w:rsid w:val="00A70441"/>
    <w:rsid w:val="00A81312"/>
    <w:rsid w:val="00A90C8F"/>
    <w:rsid w:val="00A92682"/>
    <w:rsid w:val="00AA20CC"/>
    <w:rsid w:val="00AA2ABB"/>
    <w:rsid w:val="00AA7255"/>
    <w:rsid w:val="00AC023B"/>
    <w:rsid w:val="00AC1263"/>
    <w:rsid w:val="00AC1D27"/>
    <w:rsid w:val="00AE32AE"/>
    <w:rsid w:val="00AF0FDA"/>
    <w:rsid w:val="00AF222E"/>
    <w:rsid w:val="00AF3441"/>
    <w:rsid w:val="00B0536E"/>
    <w:rsid w:val="00B137A9"/>
    <w:rsid w:val="00B15CE6"/>
    <w:rsid w:val="00B17BAC"/>
    <w:rsid w:val="00B17E30"/>
    <w:rsid w:val="00B202BA"/>
    <w:rsid w:val="00B40446"/>
    <w:rsid w:val="00B441D5"/>
    <w:rsid w:val="00B52390"/>
    <w:rsid w:val="00B55EF5"/>
    <w:rsid w:val="00B5676C"/>
    <w:rsid w:val="00B56FC2"/>
    <w:rsid w:val="00B602B2"/>
    <w:rsid w:val="00B736FE"/>
    <w:rsid w:val="00B8221F"/>
    <w:rsid w:val="00B852C4"/>
    <w:rsid w:val="00B92829"/>
    <w:rsid w:val="00B92BB2"/>
    <w:rsid w:val="00B936AD"/>
    <w:rsid w:val="00BA768F"/>
    <w:rsid w:val="00BB0D0F"/>
    <w:rsid w:val="00BC6ECC"/>
    <w:rsid w:val="00BD1C85"/>
    <w:rsid w:val="00BE02B8"/>
    <w:rsid w:val="00BE7EB7"/>
    <w:rsid w:val="00BF0AD2"/>
    <w:rsid w:val="00BF3159"/>
    <w:rsid w:val="00C01512"/>
    <w:rsid w:val="00C061CB"/>
    <w:rsid w:val="00C257E7"/>
    <w:rsid w:val="00C36399"/>
    <w:rsid w:val="00C4205B"/>
    <w:rsid w:val="00C421C5"/>
    <w:rsid w:val="00C673EC"/>
    <w:rsid w:val="00C7257A"/>
    <w:rsid w:val="00C76716"/>
    <w:rsid w:val="00C93724"/>
    <w:rsid w:val="00C93A05"/>
    <w:rsid w:val="00C95939"/>
    <w:rsid w:val="00C95E51"/>
    <w:rsid w:val="00CA5DEE"/>
    <w:rsid w:val="00CB4044"/>
    <w:rsid w:val="00CB515A"/>
    <w:rsid w:val="00CB6C68"/>
    <w:rsid w:val="00CB6F46"/>
    <w:rsid w:val="00CC5B12"/>
    <w:rsid w:val="00CD503E"/>
    <w:rsid w:val="00CE09F2"/>
    <w:rsid w:val="00CE2160"/>
    <w:rsid w:val="00D04A54"/>
    <w:rsid w:val="00D230E6"/>
    <w:rsid w:val="00D3086A"/>
    <w:rsid w:val="00D30E4F"/>
    <w:rsid w:val="00D379A3"/>
    <w:rsid w:val="00D503BC"/>
    <w:rsid w:val="00D61F61"/>
    <w:rsid w:val="00D72861"/>
    <w:rsid w:val="00D74CD7"/>
    <w:rsid w:val="00D9213D"/>
    <w:rsid w:val="00D936DB"/>
    <w:rsid w:val="00D93CC8"/>
    <w:rsid w:val="00D97596"/>
    <w:rsid w:val="00DB1171"/>
    <w:rsid w:val="00DC7FF7"/>
    <w:rsid w:val="00DD02FE"/>
    <w:rsid w:val="00DD0D8E"/>
    <w:rsid w:val="00DD1768"/>
    <w:rsid w:val="00DD6758"/>
    <w:rsid w:val="00DE0EBE"/>
    <w:rsid w:val="00DE35C4"/>
    <w:rsid w:val="00E00E7C"/>
    <w:rsid w:val="00E06411"/>
    <w:rsid w:val="00E223D4"/>
    <w:rsid w:val="00E27621"/>
    <w:rsid w:val="00E40622"/>
    <w:rsid w:val="00E40BB4"/>
    <w:rsid w:val="00E413E2"/>
    <w:rsid w:val="00E42E3E"/>
    <w:rsid w:val="00E513DD"/>
    <w:rsid w:val="00E523F2"/>
    <w:rsid w:val="00E53140"/>
    <w:rsid w:val="00E65B35"/>
    <w:rsid w:val="00E723B4"/>
    <w:rsid w:val="00E73622"/>
    <w:rsid w:val="00E81EDF"/>
    <w:rsid w:val="00E91E4B"/>
    <w:rsid w:val="00EA0639"/>
    <w:rsid w:val="00ED3AA8"/>
    <w:rsid w:val="00ED493E"/>
    <w:rsid w:val="00ED6869"/>
    <w:rsid w:val="00ED6C11"/>
    <w:rsid w:val="00EE3B9A"/>
    <w:rsid w:val="00EE7107"/>
    <w:rsid w:val="00EE7551"/>
    <w:rsid w:val="00EF6FAF"/>
    <w:rsid w:val="00EF7B0E"/>
    <w:rsid w:val="00F12DB4"/>
    <w:rsid w:val="00F1349C"/>
    <w:rsid w:val="00F160BA"/>
    <w:rsid w:val="00F220F8"/>
    <w:rsid w:val="00F3135C"/>
    <w:rsid w:val="00F56BCD"/>
    <w:rsid w:val="00F70453"/>
    <w:rsid w:val="00F850D8"/>
    <w:rsid w:val="00F91006"/>
    <w:rsid w:val="00FA1200"/>
    <w:rsid w:val="00FA604D"/>
    <w:rsid w:val="00FB1623"/>
    <w:rsid w:val="00FB5627"/>
    <w:rsid w:val="00FB7C00"/>
    <w:rsid w:val="00FD2515"/>
    <w:rsid w:val="00FD774D"/>
    <w:rsid w:val="00FE109F"/>
    <w:rsid w:val="00FE2B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1"/>
      <o:rules v:ext="edit">
        <o:r id="V:Rule1" type="callout" idref="#_x0000_s1028"/>
        <o:r id="V:Rule3"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FollowedHyperlink" w:uiPriority="99"/>
    <w:lsdException w:name="Strong"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A60CB"/>
    <w:rPr>
      <w:sz w:val="24"/>
      <w:szCs w:val="24"/>
    </w:rPr>
  </w:style>
  <w:style w:type="paragraph" w:styleId="Heading1">
    <w:name w:val="heading 1"/>
    <w:basedOn w:val="Normal"/>
    <w:next w:val="Normal"/>
    <w:link w:val="Heading1Char"/>
    <w:qFormat/>
    <w:rsid w:val="002C0C49"/>
    <w:pPr>
      <w:keepNext/>
      <w:spacing w:before="240" w:after="60"/>
      <w:outlineLvl w:val="0"/>
    </w:pPr>
    <w:rPr>
      <w:rFonts w:ascii="Cambria" w:hAnsi="Cambria"/>
      <w:b/>
      <w:bCs/>
      <w:kern w:val="32"/>
      <w:sz w:val="32"/>
      <w:szCs w:val="32"/>
    </w:rPr>
  </w:style>
  <w:style w:type="paragraph" w:styleId="Heading2">
    <w:name w:val="heading 2"/>
    <w:basedOn w:val="Normal"/>
    <w:next w:val="Normal"/>
    <w:qFormat/>
    <w:rsid w:val="00DD6758"/>
    <w:pPr>
      <w:keepNext/>
      <w:ind w:right="-1440"/>
      <w:outlineLvl w:val="1"/>
    </w:pPr>
    <w:rPr>
      <w:rFonts w:ascii="Arial" w:hAnsi="Arial" w:cs="Arial"/>
      <w:b/>
      <w:bCs/>
      <w:sz w:val="22"/>
      <w:szCs w:val="22"/>
      <w:u w:val="single"/>
    </w:rPr>
  </w:style>
  <w:style w:type="paragraph" w:styleId="Heading3">
    <w:name w:val="heading 3"/>
    <w:basedOn w:val="Normal"/>
    <w:next w:val="Normal"/>
    <w:link w:val="Heading3Char"/>
    <w:qFormat/>
    <w:rsid w:val="00643417"/>
    <w:pPr>
      <w:keepNext/>
      <w:ind w:left="7740"/>
      <w:outlineLvl w:val="2"/>
    </w:pPr>
    <w:rPr>
      <w:b/>
      <w:bCs/>
    </w:rPr>
  </w:style>
  <w:style w:type="paragraph" w:styleId="Heading4">
    <w:name w:val="heading 4"/>
    <w:basedOn w:val="Normal"/>
    <w:next w:val="Normal"/>
    <w:link w:val="Heading4Char"/>
    <w:unhideWhenUsed/>
    <w:qFormat/>
    <w:rsid w:val="00CB6F46"/>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CB6F46"/>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CB6F46"/>
    <w:p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043352"/>
    <w:pPr>
      <w:spacing w:before="240" w:after="60"/>
      <w:outlineLvl w:val="6"/>
    </w:pPr>
    <w:rPr>
      <w:rFonts w:ascii="Calibri" w:hAnsi="Calibri"/>
    </w:rPr>
  </w:style>
  <w:style w:type="paragraph" w:styleId="Heading8">
    <w:name w:val="heading 8"/>
    <w:basedOn w:val="Normal"/>
    <w:next w:val="Normal"/>
    <w:link w:val="Heading8Char"/>
    <w:semiHidden/>
    <w:unhideWhenUsed/>
    <w:qFormat/>
    <w:rsid w:val="00CB6F46"/>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DD6758"/>
    <w:pPr>
      <w:tabs>
        <w:tab w:val="center" w:pos="4320"/>
        <w:tab w:val="right" w:pos="8640"/>
      </w:tabs>
    </w:pPr>
  </w:style>
  <w:style w:type="paragraph" w:styleId="BodyTextIndent">
    <w:name w:val="Body Text Indent"/>
    <w:basedOn w:val="Normal"/>
    <w:rsid w:val="00DD6758"/>
    <w:pPr>
      <w:ind w:left="1440"/>
    </w:pPr>
    <w:rPr>
      <w:rFonts w:ascii="Palatino Linotype" w:hAnsi="Palatino Linotype"/>
      <w:sz w:val="22"/>
      <w:szCs w:val="22"/>
    </w:rPr>
  </w:style>
  <w:style w:type="table" w:styleId="TableGrid">
    <w:name w:val="Table Grid"/>
    <w:basedOn w:val="TableNormal"/>
    <w:rsid w:val="00DD6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F3135C"/>
    <w:pPr>
      <w:tabs>
        <w:tab w:val="center" w:pos="4320"/>
        <w:tab w:val="right" w:pos="8640"/>
      </w:tabs>
    </w:pPr>
  </w:style>
  <w:style w:type="character" w:styleId="Hyperlink">
    <w:name w:val="Hyperlink"/>
    <w:basedOn w:val="DefaultParagraphFont"/>
    <w:uiPriority w:val="99"/>
    <w:rsid w:val="007A48ED"/>
    <w:rPr>
      <w:color w:val="0000FF"/>
      <w:u w:val="single"/>
    </w:rPr>
  </w:style>
  <w:style w:type="character" w:styleId="FollowedHyperlink">
    <w:name w:val="FollowedHyperlink"/>
    <w:basedOn w:val="DefaultParagraphFont"/>
    <w:uiPriority w:val="99"/>
    <w:rsid w:val="006B72DC"/>
    <w:rPr>
      <w:color w:val="606420"/>
      <w:u w:val="single"/>
    </w:rPr>
  </w:style>
  <w:style w:type="character" w:styleId="PageNumber">
    <w:name w:val="page number"/>
    <w:basedOn w:val="DefaultParagraphFont"/>
    <w:rsid w:val="002D7917"/>
  </w:style>
  <w:style w:type="character" w:customStyle="1" w:styleId="Heading1Char">
    <w:name w:val="Heading 1 Char"/>
    <w:basedOn w:val="DefaultParagraphFont"/>
    <w:link w:val="Heading1"/>
    <w:rsid w:val="002C0C49"/>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2C0C49"/>
    <w:pPr>
      <w:keepLines/>
      <w:spacing w:before="480" w:after="0" w:line="276" w:lineRule="auto"/>
      <w:outlineLvl w:val="9"/>
    </w:pPr>
    <w:rPr>
      <w:color w:val="365F91"/>
      <w:kern w:val="0"/>
      <w:sz w:val="28"/>
      <w:szCs w:val="28"/>
    </w:rPr>
  </w:style>
  <w:style w:type="paragraph" w:styleId="TOC2">
    <w:name w:val="toc 2"/>
    <w:basedOn w:val="Normal"/>
    <w:next w:val="Normal"/>
    <w:autoRedefine/>
    <w:uiPriority w:val="39"/>
    <w:rsid w:val="002C0C49"/>
    <w:pPr>
      <w:ind w:left="240"/>
    </w:pPr>
  </w:style>
  <w:style w:type="paragraph" w:styleId="TOC1">
    <w:name w:val="toc 1"/>
    <w:basedOn w:val="Normal"/>
    <w:next w:val="Normal"/>
    <w:autoRedefine/>
    <w:uiPriority w:val="39"/>
    <w:rsid w:val="002C0C49"/>
  </w:style>
  <w:style w:type="paragraph" w:styleId="BodyText">
    <w:name w:val="Body Text"/>
    <w:basedOn w:val="Normal"/>
    <w:link w:val="BodyTextChar"/>
    <w:rsid w:val="00643417"/>
    <w:pPr>
      <w:jc w:val="center"/>
    </w:pPr>
  </w:style>
  <w:style w:type="character" w:customStyle="1" w:styleId="BodyTextChar">
    <w:name w:val="Body Text Char"/>
    <w:basedOn w:val="DefaultParagraphFont"/>
    <w:link w:val="BodyText"/>
    <w:rsid w:val="00643417"/>
    <w:rPr>
      <w:sz w:val="24"/>
      <w:szCs w:val="24"/>
    </w:rPr>
  </w:style>
  <w:style w:type="paragraph" w:styleId="BodyText2">
    <w:name w:val="Body Text 2"/>
    <w:basedOn w:val="Normal"/>
    <w:link w:val="BodyText2Char"/>
    <w:rsid w:val="00643417"/>
    <w:rPr>
      <w:bCs/>
      <w:sz w:val="16"/>
    </w:rPr>
  </w:style>
  <w:style w:type="character" w:customStyle="1" w:styleId="BodyText2Char">
    <w:name w:val="Body Text 2 Char"/>
    <w:basedOn w:val="DefaultParagraphFont"/>
    <w:link w:val="BodyText2"/>
    <w:rsid w:val="00643417"/>
    <w:rPr>
      <w:bCs/>
      <w:sz w:val="16"/>
      <w:szCs w:val="24"/>
    </w:rPr>
  </w:style>
  <w:style w:type="character" w:customStyle="1" w:styleId="Heading3Char">
    <w:name w:val="Heading 3 Char"/>
    <w:basedOn w:val="DefaultParagraphFont"/>
    <w:link w:val="Heading3"/>
    <w:rsid w:val="00643417"/>
    <w:rPr>
      <w:b/>
      <w:bCs/>
      <w:sz w:val="24"/>
      <w:szCs w:val="24"/>
    </w:rPr>
  </w:style>
  <w:style w:type="paragraph" w:styleId="FootnoteText">
    <w:name w:val="footnote text"/>
    <w:basedOn w:val="Normal"/>
    <w:link w:val="FootnoteTextChar"/>
    <w:rsid w:val="00643417"/>
    <w:rPr>
      <w:sz w:val="20"/>
      <w:szCs w:val="20"/>
    </w:rPr>
  </w:style>
  <w:style w:type="character" w:customStyle="1" w:styleId="FootnoteTextChar">
    <w:name w:val="Footnote Text Char"/>
    <w:basedOn w:val="DefaultParagraphFont"/>
    <w:link w:val="FootnoteText"/>
    <w:rsid w:val="00643417"/>
  </w:style>
  <w:style w:type="paragraph" w:styleId="TOC3">
    <w:name w:val="toc 3"/>
    <w:basedOn w:val="Normal"/>
    <w:next w:val="Normal"/>
    <w:autoRedefine/>
    <w:uiPriority w:val="39"/>
    <w:rsid w:val="00EF7B0E"/>
    <w:pPr>
      <w:ind w:left="480"/>
    </w:pPr>
  </w:style>
  <w:style w:type="paragraph" w:styleId="ListParagraph">
    <w:name w:val="List Paragraph"/>
    <w:basedOn w:val="Normal"/>
    <w:uiPriority w:val="34"/>
    <w:qFormat/>
    <w:rsid w:val="00902075"/>
    <w:pPr>
      <w:spacing w:after="200" w:line="276" w:lineRule="auto"/>
      <w:ind w:left="720"/>
      <w:contextualSpacing/>
    </w:pPr>
    <w:rPr>
      <w:rFonts w:ascii="Calibri" w:eastAsia="Calibri" w:hAnsi="Calibri"/>
      <w:sz w:val="22"/>
      <w:szCs w:val="22"/>
    </w:rPr>
  </w:style>
  <w:style w:type="character" w:customStyle="1" w:styleId="StyleArial10pt">
    <w:name w:val="Style Arial 10 pt"/>
    <w:basedOn w:val="DefaultParagraphFont"/>
    <w:rsid w:val="00C4205B"/>
    <w:rPr>
      <w:rFonts w:ascii="Arial" w:hAnsi="Arial"/>
      <w:sz w:val="20"/>
    </w:rPr>
  </w:style>
  <w:style w:type="character" w:customStyle="1" w:styleId="pstext">
    <w:name w:val="pstext"/>
    <w:basedOn w:val="DefaultParagraphFont"/>
    <w:rsid w:val="00C4205B"/>
  </w:style>
  <w:style w:type="character" w:customStyle="1" w:styleId="ptbreadcrumbcur">
    <w:name w:val="ptbreadcrumbcur"/>
    <w:basedOn w:val="DefaultParagraphFont"/>
    <w:rsid w:val="00C4205B"/>
  </w:style>
  <w:style w:type="character" w:customStyle="1" w:styleId="pseditboxdisponly">
    <w:name w:val="pseditbox_disponly"/>
    <w:basedOn w:val="DefaultParagraphFont"/>
    <w:rsid w:val="00C4205B"/>
  </w:style>
  <w:style w:type="character" w:styleId="CommentReference">
    <w:name w:val="annotation reference"/>
    <w:basedOn w:val="DefaultParagraphFont"/>
    <w:uiPriority w:val="99"/>
    <w:unhideWhenUsed/>
    <w:rsid w:val="00507EC9"/>
    <w:rPr>
      <w:sz w:val="16"/>
      <w:szCs w:val="16"/>
    </w:rPr>
  </w:style>
  <w:style w:type="paragraph" w:styleId="CommentText">
    <w:name w:val="annotation text"/>
    <w:basedOn w:val="Normal"/>
    <w:link w:val="CommentTextChar"/>
    <w:uiPriority w:val="99"/>
    <w:unhideWhenUsed/>
    <w:rsid w:val="00507EC9"/>
    <w:pPr>
      <w:widowControl w:val="0"/>
      <w:autoSpaceDE w:val="0"/>
      <w:autoSpaceDN w:val="0"/>
      <w:adjustRightInd w:val="0"/>
    </w:pPr>
    <w:rPr>
      <w:rFonts w:ascii="Courier New" w:hAnsi="Courier New" w:cs="Courier New"/>
      <w:sz w:val="20"/>
      <w:szCs w:val="20"/>
    </w:rPr>
  </w:style>
  <w:style w:type="character" w:customStyle="1" w:styleId="CommentTextChar">
    <w:name w:val="Comment Text Char"/>
    <w:basedOn w:val="DefaultParagraphFont"/>
    <w:link w:val="CommentText"/>
    <w:uiPriority w:val="99"/>
    <w:rsid w:val="00507EC9"/>
    <w:rPr>
      <w:rFonts w:ascii="Courier New" w:eastAsia="Times New Roman" w:hAnsi="Courier New" w:cs="Courier New"/>
    </w:rPr>
  </w:style>
  <w:style w:type="paragraph" w:styleId="BalloonText">
    <w:name w:val="Balloon Text"/>
    <w:basedOn w:val="Normal"/>
    <w:link w:val="BalloonTextChar"/>
    <w:rsid w:val="00507EC9"/>
    <w:rPr>
      <w:rFonts w:ascii="Tahoma" w:hAnsi="Tahoma" w:cs="Tahoma"/>
      <w:sz w:val="16"/>
      <w:szCs w:val="16"/>
    </w:rPr>
  </w:style>
  <w:style w:type="character" w:customStyle="1" w:styleId="BalloonTextChar">
    <w:name w:val="Balloon Text Char"/>
    <w:basedOn w:val="DefaultParagraphFont"/>
    <w:link w:val="BalloonText"/>
    <w:rsid w:val="00507EC9"/>
    <w:rPr>
      <w:rFonts w:ascii="Tahoma" w:hAnsi="Tahoma" w:cs="Tahoma"/>
      <w:sz w:val="16"/>
      <w:szCs w:val="16"/>
    </w:rPr>
  </w:style>
  <w:style w:type="paragraph" w:customStyle="1" w:styleId="Default">
    <w:name w:val="Default"/>
    <w:rsid w:val="000D26C1"/>
    <w:pPr>
      <w:widowControl w:val="0"/>
      <w:autoSpaceDE w:val="0"/>
      <w:autoSpaceDN w:val="0"/>
      <w:adjustRightInd w:val="0"/>
    </w:pPr>
    <w:rPr>
      <w:rFonts w:ascii="Franklin Gothic Book" w:hAnsi="Franklin Gothic Book" w:cs="Franklin Gothic Book"/>
      <w:color w:val="000000"/>
      <w:sz w:val="24"/>
      <w:szCs w:val="24"/>
    </w:rPr>
  </w:style>
  <w:style w:type="character" w:customStyle="1" w:styleId="Heading4Char">
    <w:name w:val="Heading 4 Char"/>
    <w:basedOn w:val="DefaultParagraphFont"/>
    <w:link w:val="Heading4"/>
    <w:rsid w:val="00CB6F46"/>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CB6F46"/>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CB6F46"/>
    <w:rPr>
      <w:rFonts w:ascii="Calibri" w:eastAsia="Times New Roman" w:hAnsi="Calibri" w:cs="Times New Roman"/>
      <w:b/>
      <w:bCs/>
      <w:sz w:val="22"/>
      <w:szCs w:val="22"/>
    </w:rPr>
  </w:style>
  <w:style w:type="character" w:customStyle="1" w:styleId="Heading8Char">
    <w:name w:val="Heading 8 Char"/>
    <w:basedOn w:val="DefaultParagraphFont"/>
    <w:link w:val="Heading8"/>
    <w:semiHidden/>
    <w:rsid w:val="00CB6F46"/>
    <w:rPr>
      <w:rFonts w:ascii="Calibri" w:eastAsia="Times New Roman" w:hAnsi="Calibri" w:cs="Times New Roman"/>
      <w:i/>
      <w:iCs/>
      <w:sz w:val="24"/>
      <w:szCs w:val="24"/>
    </w:rPr>
  </w:style>
  <w:style w:type="paragraph" w:styleId="NormalWeb">
    <w:name w:val="Normal (Web)"/>
    <w:basedOn w:val="Normal"/>
    <w:uiPriority w:val="99"/>
    <w:rsid w:val="00CB6F46"/>
    <w:pPr>
      <w:spacing w:before="100" w:beforeAutospacing="1" w:after="100" w:afterAutospacing="1"/>
    </w:pPr>
    <w:rPr>
      <w:rFonts w:ascii="Arial Unicode MS" w:eastAsia="Arial Unicode MS" w:hAnsi="Arial Unicode MS" w:cs="Arial Unicode MS"/>
    </w:rPr>
  </w:style>
  <w:style w:type="paragraph" w:styleId="NoSpacing">
    <w:name w:val="No Spacing"/>
    <w:uiPriority w:val="1"/>
    <w:qFormat/>
    <w:rsid w:val="00AF222E"/>
    <w:rPr>
      <w:sz w:val="24"/>
      <w:szCs w:val="24"/>
    </w:rPr>
  </w:style>
  <w:style w:type="paragraph" w:styleId="CommentSubject">
    <w:name w:val="annotation subject"/>
    <w:basedOn w:val="CommentText"/>
    <w:next w:val="CommentText"/>
    <w:link w:val="CommentSubjectChar"/>
    <w:rsid w:val="00FE109F"/>
    <w:pPr>
      <w:widowControl/>
      <w:autoSpaceDE/>
      <w:autoSpaceDN/>
      <w:adjustRightInd/>
    </w:pPr>
    <w:rPr>
      <w:rFonts w:ascii="Times New Roman" w:hAnsi="Times New Roman" w:cs="Times New Roman"/>
      <w:b/>
      <w:bCs/>
    </w:rPr>
  </w:style>
  <w:style w:type="character" w:customStyle="1" w:styleId="CommentSubjectChar">
    <w:name w:val="Comment Subject Char"/>
    <w:basedOn w:val="CommentTextChar"/>
    <w:link w:val="CommentSubject"/>
    <w:rsid w:val="00FE109F"/>
    <w:rPr>
      <w:b/>
      <w:bCs/>
    </w:rPr>
  </w:style>
  <w:style w:type="character" w:styleId="Emphasis">
    <w:name w:val="Emphasis"/>
    <w:basedOn w:val="DefaultParagraphFont"/>
    <w:uiPriority w:val="20"/>
    <w:qFormat/>
    <w:rsid w:val="00A92682"/>
    <w:rPr>
      <w:i/>
      <w:iCs/>
    </w:rPr>
  </w:style>
  <w:style w:type="paragraph" w:styleId="Revision">
    <w:name w:val="Revision"/>
    <w:hidden/>
    <w:uiPriority w:val="99"/>
    <w:semiHidden/>
    <w:rsid w:val="00FA604D"/>
    <w:rPr>
      <w:sz w:val="24"/>
      <w:szCs w:val="24"/>
    </w:rPr>
  </w:style>
  <w:style w:type="character" w:customStyle="1" w:styleId="style61">
    <w:name w:val="style61"/>
    <w:basedOn w:val="DefaultParagraphFont"/>
    <w:rsid w:val="00262FED"/>
    <w:rPr>
      <w:sz w:val="18"/>
      <w:szCs w:val="18"/>
    </w:rPr>
  </w:style>
  <w:style w:type="character" w:customStyle="1" w:styleId="Heading7Char">
    <w:name w:val="Heading 7 Char"/>
    <w:basedOn w:val="DefaultParagraphFont"/>
    <w:link w:val="Heading7"/>
    <w:semiHidden/>
    <w:rsid w:val="00043352"/>
    <w:rPr>
      <w:rFonts w:ascii="Calibri" w:eastAsia="Times New Roman" w:hAnsi="Calibri" w:cs="Times New Roman"/>
      <w:sz w:val="24"/>
      <w:szCs w:val="24"/>
    </w:rPr>
  </w:style>
  <w:style w:type="paragraph" w:styleId="BodyTextIndent3">
    <w:name w:val="Body Text Indent 3"/>
    <w:basedOn w:val="Normal"/>
    <w:link w:val="BodyTextIndent3Char"/>
    <w:rsid w:val="002A3E00"/>
    <w:pPr>
      <w:spacing w:after="120"/>
      <w:ind w:left="360"/>
    </w:pPr>
    <w:rPr>
      <w:sz w:val="16"/>
      <w:szCs w:val="16"/>
    </w:rPr>
  </w:style>
  <w:style w:type="character" w:customStyle="1" w:styleId="BodyTextIndent3Char">
    <w:name w:val="Body Text Indent 3 Char"/>
    <w:basedOn w:val="DefaultParagraphFont"/>
    <w:link w:val="BodyTextIndent3"/>
    <w:rsid w:val="002A3E00"/>
    <w:rPr>
      <w:sz w:val="16"/>
      <w:szCs w:val="16"/>
    </w:rPr>
  </w:style>
  <w:style w:type="paragraph" w:styleId="TOC4">
    <w:name w:val="toc 4"/>
    <w:basedOn w:val="Normal"/>
    <w:next w:val="Normal"/>
    <w:autoRedefine/>
    <w:uiPriority w:val="39"/>
    <w:unhideWhenUsed/>
    <w:rsid w:val="002C6F22"/>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C6F22"/>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C6F22"/>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C6F2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C6F2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C6F22"/>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1608152478">
      <w:bodyDiv w:val="1"/>
      <w:marLeft w:val="0"/>
      <w:marRight w:val="0"/>
      <w:marTop w:val="0"/>
      <w:marBottom w:val="0"/>
      <w:divBdr>
        <w:top w:val="none" w:sz="0" w:space="0" w:color="auto"/>
        <w:left w:val="none" w:sz="0" w:space="0" w:color="auto"/>
        <w:bottom w:val="none" w:sz="0" w:space="0" w:color="auto"/>
        <w:right w:val="none" w:sz="0" w:space="0" w:color="auto"/>
      </w:divBdr>
      <w:divsChild>
        <w:div w:id="977876165">
          <w:marLeft w:val="0"/>
          <w:marRight w:val="0"/>
          <w:marTop w:val="0"/>
          <w:marBottom w:val="0"/>
          <w:divBdr>
            <w:top w:val="none" w:sz="0" w:space="0" w:color="auto"/>
            <w:left w:val="none" w:sz="0" w:space="0" w:color="auto"/>
            <w:bottom w:val="none" w:sz="0" w:space="0" w:color="auto"/>
            <w:right w:val="none" w:sz="0" w:space="0" w:color="auto"/>
          </w:divBdr>
        </w:div>
        <w:div w:id="1005791467">
          <w:marLeft w:val="0"/>
          <w:marRight w:val="0"/>
          <w:marTop w:val="0"/>
          <w:marBottom w:val="0"/>
          <w:divBdr>
            <w:top w:val="none" w:sz="0" w:space="0" w:color="auto"/>
            <w:left w:val="none" w:sz="0" w:space="0" w:color="auto"/>
            <w:bottom w:val="none" w:sz="0" w:space="0" w:color="auto"/>
            <w:right w:val="none" w:sz="0" w:space="0" w:color="auto"/>
          </w:divBdr>
        </w:div>
        <w:div w:id="1349525094">
          <w:marLeft w:val="0"/>
          <w:marRight w:val="0"/>
          <w:marTop w:val="0"/>
          <w:marBottom w:val="0"/>
          <w:divBdr>
            <w:top w:val="none" w:sz="0" w:space="0" w:color="auto"/>
            <w:left w:val="none" w:sz="0" w:space="0" w:color="auto"/>
            <w:bottom w:val="none" w:sz="0" w:space="0" w:color="auto"/>
            <w:right w:val="none" w:sz="0" w:space="0" w:color="auto"/>
          </w:divBdr>
        </w:div>
        <w:div w:id="21284302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towson.edu/registrar/Forms/" TargetMode="External"/><Relationship Id="rId117" Type="http://schemas.openxmlformats.org/officeDocument/2006/relationships/hyperlink" Target="http://www.towson.edu/dowellhealthcenter/insurance" TargetMode="External"/><Relationship Id="rId21" Type="http://schemas.openxmlformats.org/officeDocument/2006/relationships/hyperlink" Target="http://www.towson.edu/cbe/intern_career/" TargetMode="External"/><Relationship Id="rId42" Type="http://schemas.openxmlformats.org/officeDocument/2006/relationships/image" Target="media/image8.jpeg"/><Relationship Id="rId47" Type="http://schemas.openxmlformats.org/officeDocument/2006/relationships/image" Target="media/image13.jpeg"/><Relationship Id="rId63" Type="http://schemas.openxmlformats.org/officeDocument/2006/relationships/image" Target="media/image28.png"/><Relationship Id="rId68" Type="http://schemas.openxmlformats.org/officeDocument/2006/relationships/hyperlink" Target="javascript:submitAction_win0(document.win0,'DERIVED_CLSRCH_SSR_EXPAND_COLLAP2$98$$0');" TargetMode="External"/><Relationship Id="rId84" Type="http://schemas.openxmlformats.org/officeDocument/2006/relationships/hyperlink" Target="http://www.towsontigers.com" TargetMode="External"/><Relationship Id="rId89" Type="http://schemas.openxmlformats.org/officeDocument/2006/relationships/hyperlink" Target="http://wwwnew.towson.edu/adminfinance/facilities/police/campusescort.asp" TargetMode="External"/><Relationship Id="rId112" Type="http://schemas.openxmlformats.org/officeDocument/2006/relationships/hyperlink" Target="https://grad.towson.edu/graduation/apply.asp" TargetMode="External"/><Relationship Id="rId133" Type="http://schemas.openxmlformats.org/officeDocument/2006/relationships/hyperlink" Target="http://www.towson.edu/registrar/Records/Grading_Options.asp" TargetMode="External"/><Relationship Id="rId138" Type="http://schemas.openxmlformats.org/officeDocument/2006/relationships/hyperlink" Target="http://www.towson.edu/adminfinance/fiscalplanning/bursar/refunds" TargetMode="External"/><Relationship Id="rId154" Type="http://schemas.openxmlformats.org/officeDocument/2006/relationships/hyperlink" Target="http://www.towson.edu/main/admissions/" TargetMode="External"/><Relationship Id="rId159" Type="http://schemas.openxmlformats.org/officeDocument/2006/relationships/hyperlink" Target="http://www.towson.edu/registrar/va.asp" TargetMode="External"/><Relationship Id="rId175" Type="http://schemas.openxmlformats.org/officeDocument/2006/relationships/footer" Target="footer2.xml"/><Relationship Id="rId170" Type="http://schemas.openxmlformats.org/officeDocument/2006/relationships/hyperlink" Target="http://wwwnew.towson.edu/adminfinance/ots/support/scs/index.asp" TargetMode="External"/><Relationship Id="rId16" Type="http://schemas.openxmlformats.org/officeDocument/2006/relationships/hyperlink" Target="http://www.towson.edu/cbe/student_resources/advising/intomajor.asp" TargetMode="External"/><Relationship Id="rId107" Type="http://schemas.openxmlformats.org/officeDocument/2006/relationships/hyperlink" Target="http://www.towson.edu/artsclaendar/boxoffice.asp" TargetMode="External"/><Relationship Id="rId11" Type="http://schemas.openxmlformats.org/officeDocument/2006/relationships/hyperlink" Target="http://www.towson.edu/cbe/Files/programs/undergraduate/ctcbk.pdf" TargetMode="External"/><Relationship Id="rId32" Type="http://schemas.openxmlformats.org/officeDocument/2006/relationships/image" Target="media/image3.emf"/><Relationship Id="rId37" Type="http://schemas.openxmlformats.org/officeDocument/2006/relationships/hyperlink" Target="http://inside.towson.edu" TargetMode="External"/><Relationship Id="rId53" Type="http://schemas.openxmlformats.org/officeDocument/2006/relationships/image" Target="media/image19.jpeg"/><Relationship Id="rId58" Type="http://schemas.openxmlformats.org/officeDocument/2006/relationships/image" Target="media/image23.png"/><Relationship Id="rId74" Type="http://schemas.openxmlformats.org/officeDocument/2006/relationships/hyperlink" Target="http://www.towson.edu/registrar/forms" TargetMode="External"/><Relationship Id="rId79" Type="http://schemas.openxmlformats.org/officeDocument/2006/relationships/hyperlink" Target="http://www.towson.edu/main/admissions" TargetMode="External"/><Relationship Id="rId102" Type="http://schemas.openxmlformats.org/officeDocument/2006/relationships/hyperlink" Target="http://www.towson.edu/registrar/calendars/" TargetMode="External"/><Relationship Id="rId123" Type="http://schemas.openxmlformats.org/officeDocument/2006/relationships/hyperlink" Target="http://cooklibrary.towson.edu" TargetMode="External"/><Relationship Id="rId128" Type="http://schemas.openxmlformats.org/officeDocument/2006/relationships/hyperlink" Target="https://services.jsatech.com/index.php?cid=11" TargetMode="External"/><Relationship Id="rId144" Type="http://schemas.openxmlformats.org/officeDocument/2006/relationships/hyperlink" Target="http://www.towson.edu/sage" TargetMode="External"/><Relationship Id="rId149" Type="http://schemas.openxmlformats.org/officeDocument/2006/relationships/hyperlink" Target="http://www.towson.edu/sga" TargetMode="External"/><Relationship Id="rId5" Type="http://schemas.openxmlformats.org/officeDocument/2006/relationships/webSettings" Target="webSettings.xml"/><Relationship Id="rId90" Type="http://schemas.openxmlformats.org/officeDocument/2006/relationships/hyperlink" Target="http://www.towson.edu/diversity" TargetMode="External"/><Relationship Id="rId95" Type="http://schemas.openxmlformats.org/officeDocument/2006/relationships/hyperlink" Target="http://www.towson.edu/registrar/CLEP" TargetMode="External"/><Relationship Id="rId160" Type="http://schemas.openxmlformats.org/officeDocument/2006/relationships/hyperlink" Target="http://www.towson.edu" TargetMode="External"/><Relationship Id="rId165" Type="http://schemas.openxmlformats.org/officeDocument/2006/relationships/hyperlink" Target="http://www.towson.edu/ows" TargetMode="External"/><Relationship Id="rId181" Type="http://schemas.openxmlformats.org/officeDocument/2006/relationships/fontTable" Target="fontTable.xml"/><Relationship Id="rId22" Type="http://schemas.openxmlformats.org/officeDocument/2006/relationships/hyperlink" Target="http://www.towson.edu/cbe/student_resources/advising/" TargetMode="External"/><Relationship Id="rId27" Type="http://schemas.openxmlformats.org/officeDocument/2006/relationships/hyperlink" Target="http://www.towson.edu/registrar/forms/documents/Third_Attempt_form.pdf" TargetMode="External"/><Relationship Id="rId43" Type="http://schemas.openxmlformats.org/officeDocument/2006/relationships/image" Target="media/image9.jpeg"/><Relationship Id="rId48" Type="http://schemas.openxmlformats.org/officeDocument/2006/relationships/image" Target="media/image14.jpeg"/><Relationship Id="rId64" Type="http://schemas.openxmlformats.org/officeDocument/2006/relationships/image" Target="media/image29.jpeg"/><Relationship Id="rId69" Type="http://schemas.openxmlformats.org/officeDocument/2006/relationships/image" Target="media/image31.png"/><Relationship Id="rId113" Type="http://schemas.openxmlformats.org/officeDocument/2006/relationships/hyperlink" Target="http://www.towson.edu/dowellhealthcenter" TargetMode="External"/><Relationship Id="rId118" Type="http://schemas.openxmlformats.org/officeDocument/2006/relationships/hyperlink" Target="http://www.towson.edu/studentexch/housing.asp" TargetMode="External"/><Relationship Id="rId134" Type="http://schemas.openxmlformats.org/officeDocument/2006/relationships/hyperlink" Target="http://www.towson.edu/placementtesting" TargetMode="External"/><Relationship Id="rId139" Type="http://schemas.openxmlformats.org/officeDocument/2006/relationships/hyperlink" Target="http://www.towson.edu/registrar" TargetMode="External"/><Relationship Id="rId80" Type="http://schemas.openxmlformats.org/officeDocument/2006/relationships/hyperlink" Target="http://www.towson.edu/main/admissions/freshman/applying/AdvancedPlacement.asp" TargetMode="External"/><Relationship Id="rId85" Type="http://schemas.openxmlformats.org/officeDocument/2006/relationships/hyperlink" Target="http://www.towson.edu/registrar/Records/Grading_Options.asp" TargetMode="External"/><Relationship Id="rId150" Type="http://schemas.openxmlformats.org/officeDocument/2006/relationships/hyperlink" Target="http://www.towson.edu/studyabroad" TargetMode="External"/><Relationship Id="rId155" Type="http://schemas.openxmlformats.org/officeDocument/2006/relationships/hyperlink" Target="http://www.towson.edu/police" TargetMode="External"/><Relationship Id="rId171" Type="http://schemas.openxmlformats.org/officeDocument/2006/relationships/hyperlink" Target="http://www.towson.edu\careercenter" TargetMode="External"/><Relationship Id="rId176" Type="http://schemas.openxmlformats.org/officeDocument/2006/relationships/hyperlink" Target="http://www.towson.edu" TargetMode="External"/><Relationship Id="rId12" Type="http://schemas.openxmlformats.org/officeDocument/2006/relationships/hyperlink" Target="http://www.towson.edu/cbe/student_resources/student_orgs.asp" TargetMode="External"/><Relationship Id="rId17" Type="http://schemas.openxmlformats.org/officeDocument/2006/relationships/hyperlink" Target="http://www.towson.edu/accounting/acct_major/sequence.asp" TargetMode="External"/><Relationship Id="rId33" Type="http://schemas.openxmlformats.org/officeDocument/2006/relationships/hyperlink" Target="http://wwwnew.towson.edu/cbe/Files/students/CBE_Online_Prerequisite_Checking.pdf" TargetMode="External"/><Relationship Id="rId38" Type="http://schemas.openxmlformats.org/officeDocument/2006/relationships/image" Target="media/image4.png"/><Relationship Id="rId59" Type="http://schemas.openxmlformats.org/officeDocument/2006/relationships/image" Target="media/image24.png"/><Relationship Id="rId103" Type="http://schemas.openxmlformats.org/officeDocument/2006/relationships/hyperlink" Target="http://www.towson.edu/elc" TargetMode="External"/><Relationship Id="rId108" Type="http://schemas.openxmlformats.org/officeDocument/2006/relationships/hyperlink" Target="http://www.towson.edu/studentactivities/fslife" TargetMode="External"/><Relationship Id="rId124" Type="http://schemas.openxmlformats.org/officeDocument/2006/relationships/hyperlink" Target="http://www.towson.edu/adminfinance/auxservices/dining/mealplans" TargetMode="External"/><Relationship Id="rId129" Type="http://schemas.openxmlformats.org/officeDocument/2006/relationships/hyperlink" Target="http://www.towson.edu/adminfinance/OTS/SCS/TOSREG/Welcome.html" TargetMode="External"/><Relationship Id="rId54" Type="http://schemas.openxmlformats.org/officeDocument/2006/relationships/image" Target="media/image20.jpeg"/><Relationship Id="rId70" Type="http://schemas.openxmlformats.org/officeDocument/2006/relationships/hyperlink" Target="http://www.towson.edu/cbe/Files/advising/ACCT_Admission_Application.pdf" TargetMode="External"/><Relationship Id="rId75" Type="http://schemas.openxmlformats.org/officeDocument/2006/relationships/hyperlink" Target="http://www.towson.edu/registrar/changingmajor.asp" TargetMode="External"/><Relationship Id="rId91" Type="http://schemas.openxmlformats.org/officeDocument/2006/relationships/hyperlink" Target="https://inside.towson.edu/psLogin/" TargetMode="External"/><Relationship Id="rId96" Type="http://schemas.openxmlformats.org/officeDocument/2006/relationships/hyperlink" Target="http://www.towson.edu/registrar/changingmajor.asp" TargetMode="External"/><Relationship Id="rId140" Type="http://schemas.openxmlformats.org/officeDocument/2006/relationships/hyperlink" Target="http://onestop.towson.edu" TargetMode="External"/><Relationship Id="rId145" Type="http://schemas.openxmlformats.org/officeDocument/2006/relationships/hyperlink" Target="http://www.towson.edu/finaid" TargetMode="External"/><Relationship Id="rId161" Type="http://schemas.openxmlformats.org/officeDocument/2006/relationships/hyperlink" Target="http://www.towson.edu/registrar/Registration/withdrawing.asp" TargetMode="External"/><Relationship Id="rId166" Type="http://schemas.openxmlformats.org/officeDocument/2006/relationships/hyperlink" Target="http://www.towson.edu/ows"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towson.edu/cbe/student_resources/advising/forms.asp" TargetMode="External"/><Relationship Id="rId28" Type="http://schemas.openxmlformats.org/officeDocument/2006/relationships/hyperlink" Target="http://www.towson.edu/cbe/student_resources/advising/intomajor.asp" TargetMode="External"/><Relationship Id="rId49" Type="http://schemas.openxmlformats.org/officeDocument/2006/relationships/image" Target="media/image15.jpeg"/><Relationship Id="rId114" Type="http://schemas.openxmlformats.org/officeDocument/2006/relationships/hyperlink" Target="http://www.towson.edu/registrar/Graduation/undergrad/honors/latin.asp" TargetMode="External"/><Relationship Id="rId119" Type="http://schemas.openxmlformats.org/officeDocument/2006/relationships/hyperlink" Target="http://www.towson.edu/studentexch" TargetMode="External"/><Relationship Id="rId44" Type="http://schemas.openxmlformats.org/officeDocument/2006/relationships/image" Target="media/image10.jpeg"/><Relationship Id="rId60" Type="http://schemas.openxmlformats.org/officeDocument/2006/relationships/image" Target="media/image25.png"/><Relationship Id="rId65" Type="http://schemas.openxmlformats.org/officeDocument/2006/relationships/hyperlink" Target="javascript:submitAction_win0(document.win0,'SRVC_IND_CODE$0');" TargetMode="External"/><Relationship Id="rId81" Type="http://schemas.openxmlformats.org/officeDocument/2006/relationships/hyperlink" Target="http://www.towson.edu/aacc/" TargetMode="External"/><Relationship Id="rId86" Type="http://schemas.openxmlformats.org/officeDocument/2006/relationships/hyperlink" Target="http://www.towson.edu/adminfinance/auxservices/auxbusiness/" TargetMode="External"/><Relationship Id="rId130" Type="http://schemas.openxmlformats.org/officeDocument/2006/relationships/hyperlink" Target="https://inside.towson.edu/psLogin/" TargetMode="External"/><Relationship Id="rId135" Type="http://schemas.openxmlformats.org/officeDocument/2006/relationships/hyperlink" Target="http://www.towson.edu/adminfinance/facilities/mailservices" TargetMode="External"/><Relationship Id="rId151" Type="http://schemas.openxmlformats.org/officeDocument/2006/relationships/hyperlink" Target="http://www.towson.edu/registrar/Registration/Summer_Registration.asp" TargetMode="External"/><Relationship Id="rId156" Type="http://schemas.openxmlformats.org/officeDocument/2006/relationships/hyperlink" Target="http://store.towson.edu" TargetMode="External"/><Relationship Id="rId177" Type="http://schemas.openxmlformats.org/officeDocument/2006/relationships/hyperlink" Target="http://www.towson.edu/cbe" TargetMode="External"/><Relationship Id="rId4" Type="http://schemas.openxmlformats.org/officeDocument/2006/relationships/settings" Target="settings.xml"/><Relationship Id="rId9" Type="http://schemas.openxmlformats.org/officeDocument/2006/relationships/hyperlink" Target="http://www.towson.edu/cbe" TargetMode="External"/><Relationship Id="rId172" Type="http://schemas.openxmlformats.org/officeDocument/2006/relationships/hyperlink" Target="http://www.towson.edu/studyabroad/" TargetMode="External"/><Relationship Id="rId180" Type="http://schemas.openxmlformats.org/officeDocument/2006/relationships/hyperlink" Target="http://www.towson.edu/registrar" TargetMode="External"/><Relationship Id="rId13" Type="http://schemas.openxmlformats.org/officeDocument/2006/relationships/hyperlink" Target="http://wwwnew.towson.edu/studentactivities/StudentOrganizations/organizationdirectory.asp" TargetMode="External"/><Relationship Id="rId18" Type="http://schemas.openxmlformats.org/officeDocument/2006/relationships/hyperlink" Target="http://www.towson.edu/cbe/buad/sequence.asp" TargetMode="External"/><Relationship Id="rId39" Type="http://schemas.openxmlformats.org/officeDocument/2006/relationships/image" Target="media/image5.png"/><Relationship Id="rId109" Type="http://schemas.openxmlformats.org/officeDocument/2006/relationships/hyperlink" Target="http://www.towson.edu/registrar/Records/fxgrades.asp" TargetMode="External"/><Relationship Id="rId34" Type="http://schemas.openxmlformats.org/officeDocument/2006/relationships/hyperlink" Target="http://www.towson.edu/registrar/Forms/documents/Third_Attempt_form.pdf" TargetMode="External"/><Relationship Id="rId50" Type="http://schemas.openxmlformats.org/officeDocument/2006/relationships/image" Target="media/image16.jpeg"/><Relationship Id="rId55" Type="http://schemas.openxmlformats.org/officeDocument/2006/relationships/image" Target="media/image21.png"/><Relationship Id="rId76" Type="http://schemas.openxmlformats.org/officeDocument/2006/relationships/hyperlink" Target="http://wwwnew.towson.edu/cbe/student_resources/cpe.asp" TargetMode="External"/><Relationship Id="rId97" Type="http://schemas.openxmlformats.org/officeDocument/2006/relationships/hyperlink" Target="http://www.towson.edu/adminfinance/fiscalplanning/bursar/paymentinformation/tuitionpaypaymentplan.asp" TargetMode="External"/><Relationship Id="rId104" Type="http://schemas.openxmlformats.org/officeDocument/2006/relationships/hyperlink" Target="http://www.towson.edu/adminfinance/auzservices/eventconf" TargetMode="External"/><Relationship Id="rId120" Type="http://schemas.openxmlformats.org/officeDocument/2006/relationships/hyperlink" Target="http://www.towson.edu/isso" TargetMode="External"/><Relationship Id="rId125" Type="http://schemas.openxmlformats.org/officeDocument/2006/relationships/hyperlink" Target="http://www.towson.edu/registrar/CLEP/Military_Course_Evaluation.asp" TargetMode="External"/><Relationship Id="rId141" Type="http://schemas.openxmlformats.org/officeDocument/2006/relationships/hyperlink" Target="http://www.towson.edu/registrar/forms/documents/ThirdAttemptForm_rvsd_INAC_000.pdf" TargetMode="External"/><Relationship Id="rId146" Type="http://schemas.openxmlformats.org/officeDocument/2006/relationships/hyperlink" Target="http://www.towson.edu/main/admissions/secondbachelor/index.asp" TargetMode="External"/><Relationship Id="rId167" Type="http://schemas.openxmlformats.org/officeDocument/2006/relationships/hyperlink" Target="http://towson.edu/registrar" TargetMode="External"/><Relationship Id="rId7" Type="http://schemas.openxmlformats.org/officeDocument/2006/relationships/endnotes" Target="endnotes.xml"/><Relationship Id="rId71" Type="http://schemas.openxmlformats.org/officeDocument/2006/relationships/hyperlink" Target="http://www.towson.edu/cbe/student_resources/advising/intomajor.asp" TargetMode="External"/><Relationship Id="rId92" Type="http://schemas.openxmlformats.org/officeDocument/2006/relationships/hyperlink" Target="http://www.towson.edu/involvedtu" TargetMode="External"/><Relationship Id="rId162" Type="http://schemas.openxmlformats.org/officeDocument/2006/relationships/hyperlink" Target="http://www.towson.edu/womenscenter/" TargetMode="External"/><Relationship Id="rId2" Type="http://schemas.openxmlformats.org/officeDocument/2006/relationships/numbering" Target="numbering.xml"/><Relationship Id="rId29" Type="http://schemas.openxmlformats.org/officeDocument/2006/relationships/hyperlink" Target="http://www.towson.edu/registrar/forms" TargetMode="External"/><Relationship Id="rId24" Type="http://schemas.openxmlformats.org/officeDocument/2006/relationships/hyperlink" Target="http://www.towson.edu/registrar/Forms/" TargetMode="External"/><Relationship Id="rId40" Type="http://schemas.openxmlformats.org/officeDocument/2006/relationships/image" Target="media/image6.png"/><Relationship Id="rId45" Type="http://schemas.openxmlformats.org/officeDocument/2006/relationships/image" Target="media/image11.jpeg"/><Relationship Id="rId66" Type="http://schemas.openxmlformats.org/officeDocument/2006/relationships/hyperlink" Target="javascript:submitAction_main0(document.main0,%20'#ICSave');" TargetMode="External"/><Relationship Id="rId87" Type="http://schemas.openxmlformats.org/officeDocument/2006/relationships/hyperlink" Target="http://www.towson.edu/adminfinance/fiscalplanning/bursar" TargetMode="External"/><Relationship Id="rId110" Type="http://schemas.openxmlformats.org/officeDocument/2006/relationships/hyperlink" Target="http://grad.towson.edu" TargetMode="External"/><Relationship Id="rId115" Type="http://schemas.openxmlformats.org/officeDocument/2006/relationships/hyperlink" Target="http://www.towson.edu/honors" TargetMode="External"/><Relationship Id="rId131" Type="http://schemas.openxmlformats.org/officeDocument/2006/relationships/hyperlink" Target="http://www.towson.edu/orientation" TargetMode="External"/><Relationship Id="rId136" Type="http://schemas.openxmlformats.org/officeDocument/2006/relationships/hyperlink" Target="http://www.towson.edu/registrar/readmission.asp" TargetMode="External"/><Relationship Id="rId157" Type="http://schemas.openxmlformats.org/officeDocument/2006/relationships/hyperlink" Target="http://www.towson.edu/adminfinance/auxservices/universityunion" TargetMode="External"/><Relationship Id="rId178" Type="http://schemas.openxmlformats.org/officeDocument/2006/relationships/hyperlink" Target="http://webmail.towson.edu/" TargetMode="External"/><Relationship Id="rId61" Type="http://schemas.openxmlformats.org/officeDocument/2006/relationships/image" Target="media/image26.png"/><Relationship Id="rId82" Type="http://schemas.openxmlformats.org/officeDocument/2006/relationships/hyperlink" Target="http://www.towson.edu/studentaffairs/policies/studentalcoholanddrugpolicy.asp" TargetMode="External"/><Relationship Id="rId152" Type="http://schemas.openxmlformats.org/officeDocument/2006/relationships/hyperlink" Target="http://www.towson.edu/adminfinance/OTS" TargetMode="External"/><Relationship Id="rId173" Type="http://schemas.openxmlformats.org/officeDocument/2006/relationships/hyperlink" Target="http://wwwnew.towson.edu/aac/" TargetMode="External"/><Relationship Id="rId19" Type="http://schemas.openxmlformats.org/officeDocument/2006/relationships/hyperlink" Target="http://www.towson.edu/cbe/ebusiness/undergrad/suggested-course-sequence-ebus.asp" TargetMode="External"/><Relationship Id="rId14" Type="http://schemas.openxmlformats.org/officeDocument/2006/relationships/hyperlink" Target="http://wwwnew.towson.edu/studyabroad/" TargetMode="External"/><Relationship Id="rId30" Type="http://schemas.openxmlformats.org/officeDocument/2006/relationships/hyperlink" Target="http://www.towson.edu/cbe/Files/students/CBE_Online_Prerequisite_Checking.pdf" TargetMode="External"/><Relationship Id="rId35" Type="http://schemas.openxmlformats.org/officeDocument/2006/relationships/hyperlink" Target="http://www.towson.edu/registrar/Forms/documents/Third_Attempt_form.pdf" TargetMode="External"/><Relationship Id="rId56" Type="http://schemas.openxmlformats.org/officeDocument/2006/relationships/oleObject" Target="embeddings/oleObject1.bin"/><Relationship Id="rId77" Type="http://schemas.openxmlformats.org/officeDocument/2006/relationships/hyperlink" Target="http://www.towson.edu/acc" TargetMode="External"/><Relationship Id="rId100" Type="http://schemas.openxmlformats.org/officeDocument/2006/relationships/hyperlink" Target="http://www.towson.edu/dss" TargetMode="External"/><Relationship Id="rId105" Type="http://schemas.openxmlformats.org/officeDocument/2006/relationships/hyperlink" Target="http://www.towson.edu/registrar/Records/recordssecurity.asp" TargetMode="External"/><Relationship Id="rId126" Type="http://schemas.openxmlformats.org/officeDocument/2006/relationships/hyperlink" Target="http://www.nse.org" TargetMode="External"/><Relationship Id="rId147" Type="http://schemas.openxmlformats.org/officeDocument/2006/relationships/hyperlink" Target="http://www.towson.edu/asld/speechlanguagehearingcenter/" TargetMode="External"/><Relationship Id="rId168" Type="http://schemas.openxmlformats.org/officeDocument/2006/relationships/hyperlink" Target="http://www.towson.edu/registrar/Degree/" TargetMode="External"/><Relationship Id="rId8" Type="http://schemas.openxmlformats.org/officeDocument/2006/relationships/image" Target="media/image2.jpeg"/><Relationship Id="rId51" Type="http://schemas.openxmlformats.org/officeDocument/2006/relationships/image" Target="media/image17.jpeg"/><Relationship Id="rId72" Type="http://schemas.openxmlformats.org/officeDocument/2006/relationships/hyperlink" Target="http://www.towson.edu/registrar/Forms/" TargetMode="External"/><Relationship Id="rId93" Type="http://schemas.openxmlformats.org/officeDocument/2006/relationships/hyperlink" Target="http://www.towson.edu/studentactivities/commuters/Commuter%20Student%20organization.asp" TargetMode="External"/><Relationship Id="rId98" Type="http://schemas.openxmlformats.org/officeDocument/2006/relationships/hyperlink" Target="https://services.jsatech.com/index.php?cid=11" TargetMode="External"/><Relationship Id="rId121" Type="http://schemas.openxmlformats.org/officeDocument/2006/relationships/hyperlink" Target="http://www.towson.edu/careercenter/student/internship.asp" TargetMode="External"/><Relationship Id="rId142" Type="http://schemas.openxmlformats.org/officeDocument/2006/relationships/hyperlink" Target="https://services.jsatech.com/index.php?cid=11" TargetMode="External"/><Relationship Id="rId163" Type="http://schemas.openxmlformats.org/officeDocument/2006/relationships/hyperlink" Target="http://www.towson.edu/cbe/student_resources/writingprogram.asp" TargetMode="External"/><Relationship Id="rId3" Type="http://schemas.openxmlformats.org/officeDocument/2006/relationships/styles" Target="styles.xml"/><Relationship Id="rId25" Type="http://schemas.openxmlformats.org/officeDocument/2006/relationships/hyperlink" Target="http://www.towson.edu/registrar/Forms/" TargetMode="External"/><Relationship Id="rId46" Type="http://schemas.openxmlformats.org/officeDocument/2006/relationships/image" Target="media/image12.jpeg"/><Relationship Id="rId67" Type="http://schemas.openxmlformats.org/officeDocument/2006/relationships/image" Target="media/image30.png"/><Relationship Id="rId116" Type="http://schemas.openxmlformats.org/officeDocument/2006/relationships/hyperlink" Target="http://www.towson.edu/adminfinance/auxservices/auxbusiness" TargetMode="External"/><Relationship Id="rId137" Type="http://schemas.openxmlformats.org/officeDocument/2006/relationships/hyperlink" Target="http://www.towson.edu/adminfinance/facilities/mm/RecordsManagement.asp" TargetMode="External"/><Relationship Id="rId158" Type="http://schemas.openxmlformats.org/officeDocument/2006/relationships/hyperlink" Target="http://www.towson.edu/registrar/Records/Enrollment_Verification.asp" TargetMode="External"/><Relationship Id="rId20" Type="http://schemas.openxmlformats.org/officeDocument/2006/relationships/hyperlink" Target="http://www.towson.edu/cbe/student_resources/advising" TargetMode="External"/><Relationship Id="rId41" Type="http://schemas.openxmlformats.org/officeDocument/2006/relationships/image" Target="media/image7.png"/><Relationship Id="rId62" Type="http://schemas.openxmlformats.org/officeDocument/2006/relationships/image" Target="media/image27.jpeg"/><Relationship Id="rId83" Type="http://schemas.openxmlformats.org/officeDocument/2006/relationships/hyperlink" Target="http://www.towson.edu/alumni" TargetMode="External"/><Relationship Id="rId88" Type="http://schemas.openxmlformats.org/officeDocument/2006/relationships/hyperlink" Target="http://www.towson.edu/careercenter" TargetMode="External"/><Relationship Id="rId111" Type="http://schemas.openxmlformats.org/officeDocument/2006/relationships/hyperlink" Target="http://www.towson.edu/registrar/graduation" TargetMode="External"/><Relationship Id="rId132" Type="http://schemas.openxmlformats.org/officeDocument/2006/relationships/hyperlink" Target="http://www.towson.edu/adminfinance/auxservices/parking" TargetMode="External"/><Relationship Id="rId153" Type="http://schemas.openxmlformats.org/officeDocument/2006/relationships/hyperlink" Target="http://www.towson.edu/testing" TargetMode="External"/><Relationship Id="rId174" Type="http://schemas.openxmlformats.org/officeDocument/2006/relationships/footer" Target="footer1.xml"/><Relationship Id="rId179" Type="http://schemas.openxmlformats.org/officeDocument/2006/relationships/hyperlink" Target="http://inside.towson.edu" TargetMode="External"/><Relationship Id="rId15" Type="http://schemas.openxmlformats.org/officeDocument/2006/relationships/hyperlink" Target="http://www.towson.edu/cbe/student_resources/advising/qpa.asp" TargetMode="External"/><Relationship Id="rId36" Type="http://schemas.openxmlformats.org/officeDocument/2006/relationships/hyperlink" Target="http://www.towson.edu/cbe/Files/students/CBE_Online_Prerequisite_Checking.pdf" TargetMode="External"/><Relationship Id="rId57" Type="http://schemas.openxmlformats.org/officeDocument/2006/relationships/image" Target="media/image22.png"/><Relationship Id="rId106" Type="http://schemas.openxmlformats.org/officeDocument/2006/relationships/hyperlink" Target="http://www.towson.edu/finaid" TargetMode="External"/><Relationship Id="rId127" Type="http://schemas.openxmlformats.org/officeDocument/2006/relationships/hyperlink" Target="http://www.towson.edu/main/admissions/nondegree" TargetMode="External"/><Relationship Id="rId10" Type="http://schemas.openxmlformats.org/officeDocument/2006/relationships/hyperlink" Target="http://www.towson.edu/aac" TargetMode="External"/><Relationship Id="rId31" Type="http://schemas.openxmlformats.org/officeDocument/2006/relationships/hyperlink" Target="http://www.towson.edu/cbe/student_resources/advising/forms.asp" TargetMode="External"/><Relationship Id="rId52" Type="http://schemas.openxmlformats.org/officeDocument/2006/relationships/image" Target="media/image18.jpeg"/><Relationship Id="rId73" Type="http://schemas.openxmlformats.org/officeDocument/2006/relationships/hyperlink" Target="http://www.towson.edu/registrar/forms/" TargetMode="External"/><Relationship Id="rId78" Type="http://schemas.openxmlformats.org/officeDocument/2006/relationships/hyperlink" Target="http://www.towson.edu/academicadvising" TargetMode="External"/><Relationship Id="rId94" Type="http://schemas.openxmlformats.org/officeDocument/2006/relationships/hyperlink" Target="http://www.towson.edu/counseling/" TargetMode="External"/><Relationship Id="rId99" Type="http://schemas.openxmlformats.org/officeDocument/2006/relationships/hyperlink" Target="http://www.towson.edu/adminfinance/auxservices/dining" TargetMode="External"/><Relationship Id="rId101" Type="http://schemas.openxmlformats.org/officeDocument/2006/relationships/hyperlink" Target="http://www.towson.edu/odeo" TargetMode="External"/><Relationship Id="rId122" Type="http://schemas.openxmlformats.org/officeDocument/2006/relationships/hyperlink" Target="http://www.towson.edu/studentaffairs/judicialaffairs" TargetMode="External"/><Relationship Id="rId143" Type="http://schemas.openxmlformats.org/officeDocument/2006/relationships/hyperlink" Target="http://www.towson.edu/main/academics/ugrad/Militaryscienceprograms.asp" TargetMode="External"/><Relationship Id="rId148" Type="http://schemas.openxmlformats.org/officeDocument/2006/relationships/hyperlink" Target="http://www.towson.edu/studentactivities" TargetMode="External"/><Relationship Id="rId164" Type="http://schemas.openxmlformats.org/officeDocument/2006/relationships/hyperlink" Target="http://www.towson.edu/writinglab" TargetMode="External"/><Relationship Id="rId169" Type="http://schemas.openxmlformats.org/officeDocument/2006/relationships/hyperlink" Target="http://wwwnew.towson.edu/cbe/student_resource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39145-F9C7-4546-9B59-6212933C7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18104</Words>
  <Characters>103197</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BUSINESS ADMINISTRATION MAJOR ROAD MAP</vt:lpstr>
    </vt:vector>
  </TitlesOfParts>
  <Company>Towson University</Company>
  <LinksUpToDate>false</LinksUpToDate>
  <CharactersWithSpaces>121059</CharactersWithSpaces>
  <SharedDoc>false</SharedDoc>
  <HLinks>
    <vt:vector size="456" baseType="variant">
      <vt:variant>
        <vt:i4>3866662</vt:i4>
      </vt:variant>
      <vt:variant>
        <vt:i4>336</vt:i4>
      </vt:variant>
      <vt:variant>
        <vt:i4>0</vt:i4>
      </vt:variant>
      <vt:variant>
        <vt:i4>5</vt:i4>
      </vt:variant>
      <vt:variant>
        <vt:lpwstr>http://www.towson.edu/registrar</vt:lpwstr>
      </vt:variant>
      <vt:variant>
        <vt:lpwstr/>
      </vt:variant>
      <vt:variant>
        <vt:i4>1638477</vt:i4>
      </vt:variant>
      <vt:variant>
        <vt:i4>333</vt:i4>
      </vt:variant>
      <vt:variant>
        <vt:i4>0</vt:i4>
      </vt:variant>
      <vt:variant>
        <vt:i4>5</vt:i4>
      </vt:variant>
      <vt:variant>
        <vt:lpwstr>http://inside.towson.edu/</vt:lpwstr>
      </vt:variant>
      <vt:variant>
        <vt:lpwstr/>
      </vt:variant>
      <vt:variant>
        <vt:i4>3801124</vt:i4>
      </vt:variant>
      <vt:variant>
        <vt:i4>330</vt:i4>
      </vt:variant>
      <vt:variant>
        <vt:i4>0</vt:i4>
      </vt:variant>
      <vt:variant>
        <vt:i4>5</vt:i4>
      </vt:variant>
      <vt:variant>
        <vt:lpwstr>http://webmail.towson.edu/</vt:lpwstr>
      </vt:variant>
      <vt:variant>
        <vt:lpwstr/>
      </vt:variant>
      <vt:variant>
        <vt:i4>4194385</vt:i4>
      </vt:variant>
      <vt:variant>
        <vt:i4>327</vt:i4>
      </vt:variant>
      <vt:variant>
        <vt:i4>0</vt:i4>
      </vt:variant>
      <vt:variant>
        <vt:i4>5</vt:i4>
      </vt:variant>
      <vt:variant>
        <vt:lpwstr>http://www.towson.edu/cbe</vt:lpwstr>
      </vt:variant>
      <vt:variant>
        <vt:lpwstr/>
      </vt:variant>
      <vt:variant>
        <vt:i4>2228274</vt:i4>
      </vt:variant>
      <vt:variant>
        <vt:i4>324</vt:i4>
      </vt:variant>
      <vt:variant>
        <vt:i4>0</vt:i4>
      </vt:variant>
      <vt:variant>
        <vt:i4>5</vt:i4>
      </vt:variant>
      <vt:variant>
        <vt:lpwstr>http://www.towson.edu/</vt:lpwstr>
      </vt:variant>
      <vt:variant>
        <vt:lpwstr/>
      </vt:variant>
      <vt:variant>
        <vt:i4>15</vt:i4>
      </vt:variant>
      <vt:variant>
        <vt:i4>321</vt:i4>
      </vt:variant>
      <vt:variant>
        <vt:i4>0</vt:i4>
      </vt:variant>
      <vt:variant>
        <vt:i4>5</vt:i4>
      </vt:variant>
      <vt:variant>
        <vt:lpwstr>http://wwwnew.towson.edu/aac/</vt:lpwstr>
      </vt:variant>
      <vt:variant>
        <vt:lpwstr/>
      </vt:variant>
      <vt:variant>
        <vt:i4>7274532</vt:i4>
      </vt:variant>
      <vt:variant>
        <vt:i4>318</vt:i4>
      </vt:variant>
      <vt:variant>
        <vt:i4>0</vt:i4>
      </vt:variant>
      <vt:variant>
        <vt:i4>5</vt:i4>
      </vt:variant>
      <vt:variant>
        <vt:lpwstr>http://www.towson.edu/studyabroad/</vt:lpwstr>
      </vt:variant>
      <vt:variant>
        <vt:lpwstr/>
      </vt:variant>
      <vt:variant>
        <vt:i4>3604526</vt:i4>
      </vt:variant>
      <vt:variant>
        <vt:i4>315</vt:i4>
      </vt:variant>
      <vt:variant>
        <vt:i4>0</vt:i4>
      </vt:variant>
      <vt:variant>
        <vt:i4>5</vt:i4>
      </vt:variant>
      <vt:variant>
        <vt:lpwstr>http://www.towson.edu/careercenter</vt:lpwstr>
      </vt:variant>
      <vt:variant>
        <vt:lpwstr/>
      </vt:variant>
      <vt:variant>
        <vt:i4>3997808</vt:i4>
      </vt:variant>
      <vt:variant>
        <vt:i4>312</vt:i4>
      </vt:variant>
      <vt:variant>
        <vt:i4>0</vt:i4>
      </vt:variant>
      <vt:variant>
        <vt:i4>5</vt:i4>
      </vt:variant>
      <vt:variant>
        <vt:lpwstr>http://wwwnew.towson.edu/adminfinance/ots/support/scs/index.asp</vt:lpwstr>
      </vt:variant>
      <vt:variant>
        <vt:lpwstr/>
      </vt:variant>
      <vt:variant>
        <vt:i4>7798815</vt:i4>
      </vt:variant>
      <vt:variant>
        <vt:i4>309</vt:i4>
      </vt:variant>
      <vt:variant>
        <vt:i4>0</vt:i4>
      </vt:variant>
      <vt:variant>
        <vt:i4>5</vt:i4>
      </vt:variant>
      <vt:variant>
        <vt:lpwstr>http://wwwnew.towson.edu/cbe/student_resources/</vt:lpwstr>
      </vt:variant>
      <vt:variant>
        <vt:lpwstr/>
      </vt:variant>
      <vt:variant>
        <vt:i4>6684722</vt:i4>
      </vt:variant>
      <vt:variant>
        <vt:i4>306</vt:i4>
      </vt:variant>
      <vt:variant>
        <vt:i4>0</vt:i4>
      </vt:variant>
      <vt:variant>
        <vt:i4>5</vt:i4>
      </vt:variant>
      <vt:variant>
        <vt:lpwstr>http://www.towson.edu/registrar/Degree/</vt:lpwstr>
      </vt:variant>
      <vt:variant>
        <vt:lpwstr/>
      </vt:variant>
      <vt:variant>
        <vt:i4>3866751</vt:i4>
      </vt:variant>
      <vt:variant>
        <vt:i4>303</vt:i4>
      </vt:variant>
      <vt:variant>
        <vt:i4>0</vt:i4>
      </vt:variant>
      <vt:variant>
        <vt:i4>5</vt:i4>
      </vt:variant>
      <vt:variant>
        <vt:lpwstr>http://towson.edu/registrar</vt:lpwstr>
      </vt:variant>
      <vt:variant>
        <vt:lpwstr/>
      </vt:variant>
      <vt:variant>
        <vt:i4>6291485</vt:i4>
      </vt:variant>
      <vt:variant>
        <vt:i4>300</vt:i4>
      </vt:variant>
      <vt:variant>
        <vt:i4>0</vt:i4>
      </vt:variant>
      <vt:variant>
        <vt:i4>5</vt:i4>
      </vt:variant>
      <vt:variant>
        <vt:lpwstr>http://wwwnew.towson.edu/cbe/student_resources/cpe.asp</vt:lpwstr>
      </vt:variant>
      <vt:variant>
        <vt:lpwstr/>
      </vt:variant>
      <vt:variant>
        <vt:i4>5177419</vt:i4>
      </vt:variant>
      <vt:variant>
        <vt:i4>297</vt:i4>
      </vt:variant>
      <vt:variant>
        <vt:i4>0</vt:i4>
      </vt:variant>
      <vt:variant>
        <vt:i4>5</vt:i4>
      </vt:variant>
      <vt:variant>
        <vt:lpwstr>http://www.towson.edu/registrar/changingmajor.asp</vt:lpwstr>
      </vt:variant>
      <vt:variant>
        <vt:lpwstr/>
      </vt:variant>
      <vt:variant>
        <vt:i4>1441856</vt:i4>
      </vt:variant>
      <vt:variant>
        <vt:i4>294</vt:i4>
      </vt:variant>
      <vt:variant>
        <vt:i4>0</vt:i4>
      </vt:variant>
      <vt:variant>
        <vt:i4>5</vt:i4>
      </vt:variant>
      <vt:variant>
        <vt:lpwstr>http://www.towson.edu/registrar/forms</vt:lpwstr>
      </vt:variant>
      <vt:variant>
        <vt:lpwstr/>
      </vt:variant>
      <vt:variant>
        <vt:i4>3735603</vt:i4>
      </vt:variant>
      <vt:variant>
        <vt:i4>291</vt:i4>
      </vt:variant>
      <vt:variant>
        <vt:i4>0</vt:i4>
      </vt:variant>
      <vt:variant>
        <vt:i4>5</vt:i4>
      </vt:variant>
      <vt:variant>
        <vt:lpwstr>http://www.towson.edu/registrar/forms/</vt:lpwstr>
      </vt:variant>
      <vt:variant>
        <vt:lpwstr/>
      </vt:variant>
      <vt:variant>
        <vt:i4>3735603</vt:i4>
      </vt:variant>
      <vt:variant>
        <vt:i4>288</vt:i4>
      </vt:variant>
      <vt:variant>
        <vt:i4>0</vt:i4>
      </vt:variant>
      <vt:variant>
        <vt:i4>5</vt:i4>
      </vt:variant>
      <vt:variant>
        <vt:lpwstr>http://www.towson.edu/registrar/Forms/</vt:lpwstr>
      </vt:variant>
      <vt:variant>
        <vt:lpwstr/>
      </vt:variant>
      <vt:variant>
        <vt:i4>7471215</vt:i4>
      </vt:variant>
      <vt:variant>
        <vt:i4>285</vt:i4>
      </vt:variant>
      <vt:variant>
        <vt:i4>0</vt:i4>
      </vt:variant>
      <vt:variant>
        <vt:i4>5</vt:i4>
      </vt:variant>
      <vt:variant>
        <vt:lpwstr>http://www.towson.edu/registrar/Forms/documents/Third_Attempt_form.pdf</vt:lpwstr>
      </vt:variant>
      <vt:variant>
        <vt:lpwstr/>
      </vt:variant>
      <vt:variant>
        <vt:i4>7471215</vt:i4>
      </vt:variant>
      <vt:variant>
        <vt:i4>282</vt:i4>
      </vt:variant>
      <vt:variant>
        <vt:i4>0</vt:i4>
      </vt:variant>
      <vt:variant>
        <vt:i4>5</vt:i4>
      </vt:variant>
      <vt:variant>
        <vt:lpwstr>http://www.towson.edu/registrar/Forms/documents/Third_Attempt_form.pdf</vt:lpwstr>
      </vt:variant>
      <vt:variant>
        <vt:lpwstr/>
      </vt:variant>
      <vt:variant>
        <vt:i4>5505124</vt:i4>
      </vt:variant>
      <vt:variant>
        <vt:i4>279</vt:i4>
      </vt:variant>
      <vt:variant>
        <vt:i4>0</vt:i4>
      </vt:variant>
      <vt:variant>
        <vt:i4>5</vt:i4>
      </vt:variant>
      <vt:variant>
        <vt:lpwstr>http://wwwnew.towson.edu/cbe/Files/students/CBE_Online_Prerequisite_Checking.pdf</vt:lpwstr>
      </vt:variant>
      <vt:variant>
        <vt:lpwstr/>
      </vt:variant>
      <vt:variant>
        <vt:i4>8323138</vt:i4>
      </vt:variant>
      <vt:variant>
        <vt:i4>276</vt:i4>
      </vt:variant>
      <vt:variant>
        <vt:i4>0</vt:i4>
      </vt:variant>
      <vt:variant>
        <vt:i4>5</vt:i4>
      </vt:variant>
      <vt:variant>
        <vt:lpwstr>http://wwwnew.towson.edu/cbe/student_resources/advising/qpa.asp</vt:lpwstr>
      </vt:variant>
      <vt:variant>
        <vt:lpwstr/>
      </vt:variant>
      <vt:variant>
        <vt:i4>3735603</vt:i4>
      </vt:variant>
      <vt:variant>
        <vt:i4>273</vt:i4>
      </vt:variant>
      <vt:variant>
        <vt:i4>0</vt:i4>
      </vt:variant>
      <vt:variant>
        <vt:i4>5</vt:i4>
      </vt:variant>
      <vt:variant>
        <vt:lpwstr>http://www.towson.edu/registrar/forms/</vt:lpwstr>
      </vt:variant>
      <vt:variant>
        <vt:lpwstr/>
      </vt:variant>
      <vt:variant>
        <vt:i4>3735615</vt:i4>
      </vt:variant>
      <vt:variant>
        <vt:i4>270</vt:i4>
      </vt:variant>
      <vt:variant>
        <vt:i4>0</vt:i4>
      </vt:variant>
      <vt:variant>
        <vt:i4>5</vt:i4>
      </vt:variant>
      <vt:variant>
        <vt:lpwstr>http://wwwnew.towson.edu/cbe/Files/advising/BUAD_Admission_Application.pdf</vt:lpwstr>
      </vt:variant>
      <vt:variant>
        <vt:lpwstr/>
      </vt:variant>
      <vt:variant>
        <vt:i4>7536751</vt:i4>
      </vt:variant>
      <vt:variant>
        <vt:i4>267</vt:i4>
      </vt:variant>
      <vt:variant>
        <vt:i4>0</vt:i4>
      </vt:variant>
      <vt:variant>
        <vt:i4>5</vt:i4>
      </vt:variant>
      <vt:variant>
        <vt:lpwstr>http://www.towson.edu/cbe/Files/advising/BUAD_Admission_Application.pdf</vt:lpwstr>
      </vt:variant>
      <vt:variant>
        <vt:lpwstr/>
      </vt:variant>
      <vt:variant>
        <vt:i4>3735603</vt:i4>
      </vt:variant>
      <vt:variant>
        <vt:i4>264</vt:i4>
      </vt:variant>
      <vt:variant>
        <vt:i4>0</vt:i4>
      </vt:variant>
      <vt:variant>
        <vt:i4>5</vt:i4>
      </vt:variant>
      <vt:variant>
        <vt:lpwstr>http://www.towson.edu/registrar/Forms/</vt:lpwstr>
      </vt:variant>
      <vt:variant>
        <vt:lpwstr/>
      </vt:variant>
      <vt:variant>
        <vt:i4>3735603</vt:i4>
      </vt:variant>
      <vt:variant>
        <vt:i4>261</vt:i4>
      </vt:variant>
      <vt:variant>
        <vt:i4>0</vt:i4>
      </vt:variant>
      <vt:variant>
        <vt:i4>5</vt:i4>
      </vt:variant>
      <vt:variant>
        <vt:lpwstr>http://www.towson.edu/registrar/Forms/</vt:lpwstr>
      </vt:variant>
      <vt:variant>
        <vt:lpwstr/>
      </vt:variant>
      <vt:variant>
        <vt:i4>3735603</vt:i4>
      </vt:variant>
      <vt:variant>
        <vt:i4>258</vt:i4>
      </vt:variant>
      <vt:variant>
        <vt:i4>0</vt:i4>
      </vt:variant>
      <vt:variant>
        <vt:i4>5</vt:i4>
      </vt:variant>
      <vt:variant>
        <vt:lpwstr>http://www.towson.edu/registrar/Forms/</vt:lpwstr>
      </vt:variant>
      <vt:variant>
        <vt:lpwstr/>
      </vt:variant>
      <vt:variant>
        <vt:i4>589885</vt:i4>
      </vt:variant>
      <vt:variant>
        <vt:i4>255</vt:i4>
      </vt:variant>
      <vt:variant>
        <vt:i4>0</vt:i4>
      </vt:variant>
      <vt:variant>
        <vt:i4>5</vt:i4>
      </vt:variant>
      <vt:variant>
        <vt:lpwstr>http://www.towson.edu/cbe/student_resources/advising/forms.asp</vt:lpwstr>
      </vt:variant>
      <vt:variant>
        <vt:lpwstr/>
      </vt:variant>
      <vt:variant>
        <vt:i4>1835121</vt:i4>
      </vt:variant>
      <vt:variant>
        <vt:i4>249</vt:i4>
      </vt:variant>
      <vt:variant>
        <vt:i4>0</vt:i4>
      </vt:variant>
      <vt:variant>
        <vt:i4>5</vt:i4>
      </vt:variant>
      <vt:variant>
        <vt:lpwstr>javascript:submitAction_win0(document.win0,'DERIVED_CLSRCH_SSR_EXPAND_COLLAP2$98$$0');</vt:lpwstr>
      </vt:variant>
      <vt:variant>
        <vt:lpwstr/>
      </vt:variant>
      <vt:variant>
        <vt:i4>5570601</vt:i4>
      </vt:variant>
      <vt:variant>
        <vt:i4>243</vt:i4>
      </vt:variant>
      <vt:variant>
        <vt:i4>0</vt:i4>
      </vt:variant>
      <vt:variant>
        <vt:i4>5</vt:i4>
      </vt:variant>
      <vt:variant>
        <vt:lpwstr>javascript:submitAction_main0(document.main0, '</vt:lpwstr>
      </vt:variant>
      <vt:variant>
        <vt:lpwstr>ICSave');</vt:lpwstr>
      </vt:variant>
      <vt:variant>
        <vt:i4>852008</vt:i4>
      </vt:variant>
      <vt:variant>
        <vt:i4>234</vt:i4>
      </vt:variant>
      <vt:variant>
        <vt:i4>0</vt:i4>
      </vt:variant>
      <vt:variant>
        <vt:i4>5</vt:i4>
      </vt:variant>
      <vt:variant>
        <vt:lpwstr>javascript:submitAction_win0(document.win0,'SRVC_IND_CODE$0');</vt:lpwstr>
      </vt:variant>
      <vt:variant>
        <vt:lpwstr/>
      </vt:variant>
      <vt:variant>
        <vt:i4>8323149</vt:i4>
      </vt:variant>
      <vt:variant>
        <vt:i4>207</vt:i4>
      </vt:variant>
      <vt:variant>
        <vt:i4>0</vt:i4>
      </vt:variant>
      <vt:variant>
        <vt:i4>5</vt:i4>
      </vt:variant>
      <vt:variant>
        <vt:lpwstr>http://www.towson.edu/cbe/student_resources/advising/</vt:lpwstr>
      </vt:variant>
      <vt:variant>
        <vt:lpwstr/>
      </vt:variant>
      <vt:variant>
        <vt:i4>5046322</vt:i4>
      </vt:variant>
      <vt:variant>
        <vt:i4>204</vt:i4>
      </vt:variant>
      <vt:variant>
        <vt:i4>0</vt:i4>
      </vt:variant>
      <vt:variant>
        <vt:i4>5</vt:i4>
      </vt:variant>
      <vt:variant>
        <vt:lpwstr>mailto:Hire@TU</vt:lpwstr>
      </vt:variant>
      <vt:variant>
        <vt:lpwstr/>
      </vt:variant>
      <vt:variant>
        <vt:i4>786455</vt:i4>
      </vt:variant>
      <vt:variant>
        <vt:i4>201</vt:i4>
      </vt:variant>
      <vt:variant>
        <vt:i4>0</vt:i4>
      </vt:variant>
      <vt:variant>
        <vt:i4>5</vt:i4>
      </vt:variant>
      <vt:variant>
        <vt:lpwstr>http://inside.towson.edu/psLogin</vt:lpwstr>
      </vt:variant>
      <vt:variant>
        <vt:lpwstr/>
      </vt:variant>
      <vt:variant>
        <vt:i4>5308530</vt:i4>
      </vt:variant>
      <vt:variant>
        <vt:i4>198</vt:i4>
      </vt:variant>
      <vt:variant>
        <vt:i4>0</vt:i4>
      </vt:variant>
      <vt:variant>
        <vt:i4>5</vt:i4>
      </vt:variant>
      <vt:variant>
        <vt:lpwstr>http://www.towson.edu/cbe/intern_career/</vt:lpwstr>
      </vt:variant>
      <vt:variant>
        <vt:lpwstr/>
      </vt:variant>
      <vt:variant>
        <vt:i4>8323149</vt:i4>
      </vt:variant>
      <vt:variant>
        <vt:i4>195</vt:i4>
      </vt:variant>
      <vt:variant>
        <vt:i4>0</vt:i4>
      </vt:variant>
      <vt:variant>
        <vt:i4>5</vt:i4>
      </vt:variant>
      <vt:variant>
        <vt:lpwstr>http://www.towson.edu/cbe/student_resources/advising</vt:lpwstr>
      </vt:variant>
      <vt:variant>
        <vt:lpwstr/>
      </vt:variant>
      <vt:variant>
        <vt:i4>1441873</vt:i4>
      </vt:variant>
      <vt:variant>
        <vt:i4>192</vt:i4>
      </vt:variant>
      <vt:variant>
        <vt:i4>0</vt:i4>
      </vt:variant>
      <vt:variant>
        <vt:i4>5</vt:i4>
      </vt:variant>
      <vt:variant>
        <vt:lpwstr>http://www.towson.edu/cbe/ebusiness/undergrad/suggested-course-sequence-ebus.asp</vt:lpwstr>
      </vt:variant>
      <vt:variant>
        <vt:lpwstr/>
      </vt:variant>
      <vt:variant>
        <vt:i4>2556002</vt:i4>
      </vt:variant>
      <vt:variant>
        <vt:i4>189</vt:i4>
      </vt:variant>
      <vt:variant>
        <vt:i4>0</vt:i4>
      </vt:variant>
      <vt:variant>
        <vt:i4>5</vt:i4>
      </vt:variant>
      <vt:variant>
        <vt:lpwstr>http://www.towson.edu/cbe/buad/sequence.asp</vt:lpwstr>
      </vt:variant>
      <vt:variant>
        <vt:lpwstr/>
      </vt:variant>
      <vt:variant>
        <vt:i4>3670091</vt:i4>
      </vt:variant>
      <vt:variant>
        <vt:i4>186</vt:i4>
      </vt:variant>
      <vt:variant>
        <vt:i4>0</vt:i4>
      </vt:variant>
      <vt:variant>
        <vt:i4>5</vt:i4>
      </vt:variant>
      <vt:variant>
        <vt:lpwstr>http://www.towson.edu/accounting/acct_major/sequence.asp</vt:lpwstr>
      </vt:variant>
      <vt:variant>
        <vt:lpwstr/>
      </vt:variant>
      <vt:variant>
        <vt:i4>8257615</vt:i4>
      </vt:variant>
      <vt:variant>
        <vt:i4>183</vt:i4>
      </vt:variant>
      <vt:variant>
        <vt:i4>0</vt:i4>
      </vt:variant>
      <vt:variant>
        <vt:i4>5</vt:i4>
      </vt:variant>
      <vt:variant>
        <vt:lpwstr>http://www.towson.edu/cbe/student_resources/advising/qpa.asp</vt:lpwstr>
      </vt:variant>
      <vt:variant>
        <vt:lpwstr/>
      </vt:variant>
      <vt:variant>
        <vt:i4>1310732</vt:i4>
      </vt:variant>
      <vt:variant>
        <vt:i4>180</vt:i4>
      </vt:variant>
      <vt:variant>
        <vt:i4>0</vt:i4>
      </vt:variant>
      <vt:variant>
        <vt:i4>5</vt:i4>
      </vt:variant>
      <vt:variant>
        <vt:lpwstr>http://wwwnew.towson.edu/studyabroad/</vt:lpwstr>
      </vt:variant>
      <vt:variant>
        <vt:lpwstr/>
      </vt:variant>
      <vt:variant>
        <vt:i4>196674</vt:i4>
      </vt:variant>
      <vt:variant>
        <vt:i4>177</vt:i4>
      </vt:variant>
      <vt:variant>
        <vt:i4>0</vt:i4>
      </vt:variant>
      <vt:variant>
        <vt:i4>5</vt:i4>
      </vt:variant>
      <vt:variant>
        <vt:lpwstr>http://wwwnew.towson.edu/studentactivities/StudentOrganizations/organizationdirectory.asp</vt:lpwstr>
      </vt:variant>
      <vt:variant>
        <vt:lpwstr/>
      </vt:variant>
      <vt:variant>
        <vt:i4>5046277</vt:i4>
      </vt:variant>
      <vt:variant>
        <vt:i4>174</vt:i4>
      </vt:variant>
      <vt:variant>
        <vt:i4>0</vt:i4>
      </vt:variant>
      <vt:variant>
        <vt:i4>5</vt:i4>
      </vt:variant>
      <vt:variant>
        <vt:lpwstr>http://www.towson.edu/cbe/student_resources/student_orgs.asp</vt:lpwstr>
      </vt:variant>
      <vt:variant>
        <vt:lpwstr/>
      </vt:variant>
      <vt:variant>
        <vt:i4>8126535</vt:i4>
      </vt:variant>
      <vt:variant>
        <vt:i4>171</vt:i4>
      </vt:variant>
      <vt:variant>
        <vt:i4>0</vt:i4>
      </vt:variant>
      <vt:variant>
        <vt:i4>5</vt:i4>
      </vt:variant>
      <vt:variant>
        <vt:lpwstr>http://www.towson.edu/cbe/student_resources/</vt:lpwstr>
      </vt:variant>
      <vt:variant>
        <vt:lpwstr/>
      </vt:variant>
      <vt:variant>
        <vt:i4>4390995</vt:i4>
      </vt:variant>
      <vt:variant>
        <vt:i4>168</vt:i4>
      </vt:variant>
      <vt:variant>
        <vt:i4>0</vt:i4>
      </vt:variant>
      <vt:variant>
        <vt:i4>5</vt:i4>
      </vt:variant>
      <vt:variant>
        <vt:lpwstr>http://www.towson.edu/aa</vt:lpwstr>
      </vt:variant>
      <vt:variant>
        <vt:lpwstr/>
      </vt:variant>
      <vt:variant>
        <vt:i4>4194385</vt:i4>
      </vt:variant>
      <vt:variant>
        <vt:i4>165</vt:i4>
      </vt:variant>
      <vt:variant>
        <vt:i4>0</vt:i4>
      </vt:variant>
      <vt:variant>
        <vt:i4>5</vt:i4>
      </vt:variant>
      <vt:variant>
        <vt:lpwstr>http://www.towson.edu/cbe</vt:lpwstr>
      </vt:variant>
      <vt:variant>
        <vt:lpwstr/>
      </vt:variant>
      <vt:variant>
        <vt:i4>1376308</vt:i4>
      </vt:variant>
      <vt:variant>
        <vt:i4>158</vt:i4>
      </vt:variant>
      <vt:variant>
        <vt:i4>0</vt:i4>
      </vt:variant>
      <vt:variant>
        <vt:i4>5</vt:i4>
      </vt:variant>
      <vt:variant>
        <vt:lpwstr/>
      </vt:variant>
      <vt:variant>
        <vt:lpwstr>_Toc271020551</vt:lpwstr>
      </vt:variant>
      <vt:variant>
        <vt:i4>1376308</vt:i4>
      </vt:variant>
      <vt:variant>
        <vt:i4>152</vt:i4>
      </vt:variant>
      <vt:variant>
        <vt:i4>0</vt:i4>
      </vt:variant>
      <vt:variant>
        <vt:i4>5</vt:i4>
      </vt:variant>
      <vt:variant>
        <vt:lpwstr/>
      </vt:variant>
      <vt:variant>
        <vt:lpwstr>_Toc271020550</vt:lpwstr>
      </vt:variant>
      <vt:variant>
        <vt:i4>1310772</vt:i4>
      </vt:variant>
      <vt:variant>
        <vt:i4>146</vt:i4>
      </vt:variant>
      <vt:variant>
        <vt:i4>0</vt:i4>
      </vt:variant>
      <vt:variant>
        <vt:i4>5</vt:i4>
      </vt:variant>
      <vt:variant>
        <vt:lpwstr/>
      </vt:variant>
      <vt:variant>
        <vt:lpwstr>_Toc271020549</vt:lpwstr>
      </vt:variant>
      <vt:variant>
        <vt:i4>1310772</vt:i4>
      </vt:variant>
      <vt:variant>
        <vt:i4>140</vt:i4>
      </vt:variant>
      <vt:variant>
        <vt:i4>0</vt:i4>
      </vt:variant>
      <vt:variant>
        <vt:i4>5</vt:i4>
      </vt:variant>
      <vt:variant>
        <vt:lpwstr/>
      </vt:variant>
      <vt:variant>
        <vt:lpwstr>_Toc271020547</vt:lpwstr>
      </vt:variant>
      <vt:variant>
        <vt:i4>1310772</vt:i4>
      </vt:variant>
      <vt:variant>
        <vt:i4>134</vt:i4>
      </vt:variant>
      <vt:variant>
        <vt:i4>0</vt:i4>
      </vt:variant>
      <vt:variant>
        <vt:i4>5</vt:i4>
      </vt:variant>
      <vt:variant>
        <vt:lpwstr/>
      </vt:variant>
      <vt:variant>
        <vt:lpwstr>_Toc271020546</vt:lpwstr>
      </vt:variant>
      <vt:variant>
        <vt:i4>1310772</vt:i4>
      </vt:variant>
      <vt:variant>
        <vt:i4>128</vt:i4>
      </vt:variant>
      <vt:variant>
        <vt:i4>0</vt:i4>
      </vt:variant>
      <vt:variant>
        <vt:i4>5</vt:i4>
      </vt:variant>
      <vt:variant>
        <vt:lpwstr/>
      </vt:variant>
      <vt:variant>
        <vt:lpwstr>_Toc271020545</vt:lpwstr>
      </vt:variant>
      <vt:variant>
        <vt:i4>1310772</vt:i4>
      </vt:variant>
      <vt:variant>
        <vt:i4>122</vt:i4>
      </vt:variant>
      <vt:variant>
        <vt:i4>0</vt:i4>
      </vt:variant>
      <vt:variant>
        <vt:i4>5</vt:i4>
      </vt:variant>
      <vt:variant>
        <vt:lpwstr/>
      </vt:variant>
      <vt:variant>
        <vt:lpwstr>_Toc271020544</vt:lpwstr>
      </vt:variant>
      <vt:variant>
        <vt:i4>1310772</vt:i4>
      </vt:variant>
      <vt:variant>
        <vt:i4>116</vt:i4>
      </vt:variant>
      <vt:variant>
        <vt:i4>0</vt:i4>
      </vt:variant>
      <vt:variant>
        <vt:i4>5</vt:i4>
      </vt:variant>
      <vt:variant>
        <vt:lpwstr/>
      </vt:variant>
      <vt:variant>
        <vt:lpwstr>_Toc271020543</vt:lpwstr>
      </vt:variant>
      <vt:variant>
        <vt:i4>1310772</vt:i4>
      </vt:variant>
      <vt:variant>
        <vt:i4>110</vt:i4>
      </vt:variant>
      <vt:variant>
        <vt:i4>0</vt:i4>
      </vt:variant>
      <vt:variant>
        <vt:i4>5</vt:i4>
      </vt:variant>
      <vt:variant>
        <vt:lpwstr/>
      </vt:variant>
      <vt:variant>
        <vt:lpwstr>_Toc271020542</vt:lpwstr>
      </vt:variant>
      <vt:variant>
        <vt:i4>1310772</vt:i4>
      </vt:variant>
      <vt:variant>
        <vt:i4>104</vt:i4>
      </vt:variant>
      <vt:variant>
        <vt:i4>0</vt:i4>
      </vt:variant>
      <vt:variant>
        <vt:i4>5</vt:i4>
      </vt:variant>
      <vt:variant>
        <vt:lpwstr/>
      </vt:variant>
      <vt:variant>
        <vt:lpwstr>_Toc271020541</vt:lpwstr>
      </vt:variant>
      <vt:variant>
        <vt:i4>1310772</vt:i4>
      </vt:variant>
      <vt:variant>
        <vt:i4>98</vt:i4>
      </vt:variant>
      <vt:variant>
        <vt:i4>0</vt:i4>
      </vt:variant>
      <vt:variant>
        <vt:i4>5</vt:i4>
      </vt:variant>
      <vt:variant>
        <vt:lpwstr/>
      </vt:variant>
      <vt:variant>
        <vt:lpwstr>_Toc271020540</vt:lpwstr>
      </vt:variant>
      <vt:variant>
        <vt:i4>1245236</vt:i4>
      </vt:variant>
      <vt:variant>
        <vt:i4>92</vt:i4>
      </vt:variant>
      <vt:variant>
        <vt:i4>0</vt:i4>
      </vt:variant>
      <vt:variant>
        <vt:i4>5</vt:i4>
      </vt:variant>
      <vt:variant>
        <vt:lpwstr/>
      </vt:variant>
      <vt:variant>
        <vt:lpwstr>_Toc271020539</vt:lpwstr>
      </vt:variant>
      <vt:variant>
        <vt:i4>1245236</vt:i4>
      </vt:variant>
      <vt:variant>
        <vt:i4>86</vt:i4>
      </vt:variant>
      <vt:variant>
        <vt:i4>0</vt:i4>
      </vt:variant>
      <vt:variant>
        <vt:i4>5</vt:i4>
      </vt:variant>
      <vt:variant>
        <vt:lpwstr/>
      </vt:variant>
      <vt:variant>
        <vt:lpwstr>_Toc271020538</vt:lpwstr>
      </vt:variant>
      <vt:variant>
        <vt:i4>1245236</vt:i4>
      </vt:variant>
      <vt:variant>
        <vt:i4>80</vt:i4>
      </vt:variant>
      <vt:variant>
        <vt:i4>0</vt:i4>
      </vt:variant>
      <vt:variant>
        <vt:i4>5</vt:i4>
      </vt:variant>
      <vt:variant>
        <vt:lpwstr/>
      </vt:variant>
      <vt:variant>
        <vt:lpwstr>_Toc271020537</vt:lpwstr>
      </vt:variant>
      <vt:variant>
        <vt:i4>1245236</vt:i4>
      </vt:variant>
      <vt:variant>
        <vt:i4>74</vt:i4>
      </vt:variant>
      <vt:variant>
        <vt:i4>0</vt:i4>
      </vt:variant>
      <vt:variant>
        <vt:i4>5</vt:i4>
      </vt:variant>
      <vt:variant>
        <vt:lpwstr/>
      </vt:variant>
      <vt:variant>
        <vt:lpwstr>_Toc271020536</vt:lpwstr>
      </vt:variant>
      <vt:variant>
        <vt:i4>1245236</vt:i4>
      </vt:variant>
      <vt:variant>
        <vt:i4>68</vt:i4>
      </vt:variant>
      <vt:variant>
        <vt:i4>0</vt:i4>
      </vt:variant>
      <vt:variant>
        <vt:i4>5</vt:i4>
      </vt:variant>
      <vt:variant>
        <vt:lpwstr/>
      </vt:variant>
      <vt:variant>
        <vt:lpwstr>_Toc271020535</vt:lpwstr>
      </vt:variant>
      <vt:variant>
        <vt:i4>1245236</vt:i4>
      </vt:variant>
      <vt:variant>
        <vt:i4>62</vt:i4>
      </vt:variant>
      <vt:variant>
        <vt:i4>0</vt:i4>
      </vt:variant>
      <vt:variant>
        <vt:i4>5</vt:i4>
      </vt:variant>
      <vt:variant>
        <vt:lpwstr/>
      </vt:variant>
      <vt:variant>
        <vt:lpwstr>_Toc271020534</vt:lpwstr>
      </vt:variant>
      <vt:variant>
        <vt:i4>1245236</vt:i4>
      </vt:variant>
      <vt:variant>
        <vt:i4>56</vt:i4>
      </vt:variant>
      <vt:variant>
        <vt:i4>0</vt:i4>
      </vt:variant>
      <vt:variant>
        <vt:i4>5</vt:i4>
      </vt:variant>
      <vt:variant>
        <vt:lpwstr/>
      </vt:variant>
      <vt:variant>
        <vt:lpwstr>_Toc271020533</vt:lpwstr>
      </vt:variant>
      <vt:variant>
        <vt:i4>1245236</vt:i4>
      </vt:variant>
      <vt:variant>
        <vt:i4>50</vt:i4>
      </vt:variant>
      <vt:variant>
        <vt:i4>0</vt:i4>
      </vt:variant>
      <vt:variant>
        <vt:i4>5</vt:i4>
      </vt:variant>
      <vt:variant>
        <vt:lpwstr/>
      </vt:variant>
      <vt:variant>
        <vt:lpwstr>_Toc271020532</vt:lpwstr>
      </vt:variant>
      <vt:variant>
        <vt:i4>1245236</vt:i4>
      </vt:variant>
      <vt:variant>
        <vt:i4>44</vt:i4>
      </vt:variant>
      <vt:variant>
        <vt:i4>0</vt:i4>
      </vt:variant>
      <vt:variant>
        <vt:i4>5</vt:i4>
      </vt:variant>
      <vt:variant>
        <vt:lpwstr/>
      </vt:variant>
      <vt:variant>
        <vt:lpwstr>_Toc271020531</vt:lpwstr>
      </vt:variant>
      <vt:variant>
        <vt:i4>1245236</vt:i4>
      </vt:variant>
      <vt:variant>
        <vt:i4>38</vt:i4>
      </vt:variant>
      <vt:variant>
        <vt:i4>0</vt:i4>
      </vt:variant>
      <vt:variant>
        <vt:i4>5</vt:i4>
      </vt:variant>
      <vt:variant>
        <vt:lpwstr/>
      </vt:variant>
      <vt:variant>
        <vt:lpwstr>_Toc271020530</vt:lpwstr>
      </vt:variant>
      <vt:variant>
        <vt:i4>1179700</vt:i4>
      </vt:variant>
      <vt:variant>
        <vt:i4>32</vt:i4>
      </vt:variant>
      <vt:variant>
        <vt:i4>0</vt:i4>
      </vt:variant>
      <vt:variant>
        <vt:i4>5</vt:i4>
      </vt:variant>
      <vt:variant>
        <vt:lpwstr/>
      </vt:variant>
      <vt:variant>
        <vt:lpwstr>_Toc271020529</vt:lpwstr>
      </vt:variant>
      <vt:variant>
        <vt:i4>1179700</vt:i4>
      </vt:variant>
      <vt:variant>
        <vt:i4>26</vt:i4>
      </vt:variant>
      <vt:variant>
        <vt:i4>0</vt:i4>
      </vt:variant>
      <vt:variant>
        <vt:i4>5</vt:i4>
      </vt:variant>
      <vt:variant>
        <vt:lpwstr/>
      </vt:variant>
      <vt:variant>
        <vt:lpwstr>_Toc271020528</vt:lpwstr>
      </vt:variant>
      <vt:variant>
        <vt:i4>1179700</vt:i4>
      </vt:variant>
      <vt:variant>
        <vt:i4>20</vt:i4>
      </vt:variant>
      <vt:variant>
        <vt:i4>0</vt:i4>
      </vt:variant>
      <vt:variant>
        <vt:i4>5</vt:i4>
      </vt:variant>
      <vt:variant>
        <vt:lpwstr/>
      </vt:variant>
      <vt:variant>
        <vt:lpwstr>_Toc271020527</vt:lpwstr>
      </vt:variant>
      <vt:variant>
        <vt:i4>1179700</vt:i4>
      </vt:variant>
      <vt:variant>
        <vt:i4>14</vt:i4>
      </vt:variant>
      <vt:variant>
        <vt:i4>0</vt:i4>
      </vt:variant>
      <vt:variant>
        <vt:i4>5</vt:i4>
      </vt:variant>
      <vt:variant>
        <vt:lpwstr/>
      </vt:variant>
      <vt:variant>
        <vt:lpwstr>_Toc271020526</vt:lpwstr>
      </vt:variant>
      <vt:variant>
        <vt:i4>1179700</vt:i4>
      </vt:variant>
      <vt:variant>
        <vt:i4>8</vt:i4>
      </vt:variant>
      <vt:variant>
        <vt:i4>0</vt:i4>
      </vt:variant>
      <vt:variant>
        <vt:i4>5</vt:i4>
      </vt:variant>
      <vt:variant>
        <vt:lpwstr/>
      </vt:variant>
      <vt:variant>
        <vt:lpwstr>_Toc271020525</vt:lpwstr>
      </vt:variant>
      <vt:variant>
        <vt:i4>1179700</vt:i4>
      </vt:variant>
      <vt:variant>
        <vt:i4>2</vt:i4>
      </vt:variant>
      <vt:variant>
        <vt:i4>0</vt:i4>
      </vt:variant>
      <vt:variant>
        <vt:i4>5</vt:i4>
      </vt:variant>
      <vt:variant>
        <vt:lpwstr/>
      </vt:variant>
      <vt:variant>
        <vt:lpwstr>_Toc271020524</vt:lpwstr>
      </vt:variant>
      <vt:variant>
        <vt:i4>1441856</vt:i4>
      </vt:variant>
      <vt:variant>
        <vt:i4>6</vt:i4>
      </vt:variant>
      <vt:variant>
        <vt:i4>0</vt:i4>
      </vt:variant>
      <vt:variant>
        <vt:i4>5</vt:i4>
      </vt:variant>
      <vt:variant>
        <vt:lpwstr>http://www.towson.edu/registrar/forms</vt:lpwstr>
      </vt:variant>
      <vt:variant>
        <vt:lpwstr/>
      </vt:variant>
      <vt:variant>
        <vt:i4>2621442</vt:i4>
      </vt:variant>
      <vt:variant>
        <vt:i4>3</vt:i4>
      </vt:variant>
      <vt:variant>
        <vt:i4>0</vt:i4>
      </vt:variant>
      <vt:variant>
        <vt:i4>5</vt:i4>
      </vt:variant>
      <vt:variant>
        <vt:lpwstr>http://www.towson.edu/cbe/Files/students/CBE_Online_Prerequisite_Checking.pdf</vt:lpwstr>
      </vt:variant>
      <vt:variant>
        <vt:lpwstr/>
      </vt:variant>
      <vt:variant>
        <vt:i4>589885</vt:i4>
      </vt:variant>
      <vt:variant>
        <vt:i4>0</vt:i4>
      </vt:variant>
      <vt:variant>
        <vt:i4>0</vt:i4>
      </vt:variant>
      <vt:variant>
        <vt:i4>5</vt:i4>
      </vt:variant>
      <vt:variant>
        <vt:lpwstr>http://www.towson.edu/cbe/student_resources/advising/forms.asp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ADMINISTRATION MAJOR ROAD MAP</dc:title>
  <dc:creator>ealbrigh</dc:creator>
  <cp:lastModifiedBy>jjung</cp:lastModifiedBy>
  <cp:revision>2</cp:revision>
  <cp:lastPrinted>2010-09-14T16:34:00Z</cp:lastPrinted>
  <dcterms:created xsi:type="dcterms:W3CDTF">2010-09-16T18:45:00Z</dcterms:created>
  <dcterms:modified xsi:type="dcterms:W3CDTF">2010-09-16T18:45:00Z</dcterms:modified>
</cp:coreProperties>
</file>